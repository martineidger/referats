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403E" w:rsidRDefault="006B403E" w:rsidP="006B403E">
      <w:pPr>
        <w:spacing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МИНИСТЕРСТВО ОБРАЗОВАНИЯ РЕСПУБЛИКИ БЕЛАРУСЬ</w:t>
      </w:r>
    </w:p>
    <w:p w:rsidR="006B403E" w:rsidRDefault="006B403E" w:rsidP="006B403E">
      <w:pPr>
        <w:spacing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Учреждение образования «БЕЛОРУССКИЙ ГОСУДАРСТВЕННЫЙ</w:t>
      </w:r>
    </w:p>
    <w:p w:rsidR="006B403E" w:rsidRDefault="006B403E" w:rsidP="006B403E">
      <w:pPr>
        <w:spacing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ТЕХНОЛОГИЧЕСКИЙ УНИВЕРСИТЕТ»</w:t>
      </w:r>
    </w:p>
    <w:p w:rsidR="006B403E" w:rsidRDefault="006B403E" w:rsidP="006B403E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Факультет: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>Информационных технологий</w:t>
      </w:r>
    </w:p>
    <w:p w:rsidR="006B403E" w:rsidRDefault="006B403E" w:rsidP="006B403E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96640FC" wp14:editId="02D7D380">
                <wp:simplePos x="0" y="0"/>
                <wp:positionH relativeFrom="column">
                  <wp:posOffset>3014980</wp:posOffset>
                </wp:positionH>
                <wp:positionV relativeFrom="paragraph">
                  <wp:posOffset>4592320</wp:posOffset>
                </wp:positionV>
                <wp:extent cx="3200400" cy="1341120"/>
                <wp:effectExtent l="0" t="0" r="0" b="1270"/>
                <wp:wrapSquare wrapText="bothSides"/>
                <wp:docPr id="3" name="Надпись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7230" cy="1380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B403E" w:rsidRDefault="006B403E" w:rsidP="006B403E">
                            <w:pPr>
                              <w:rPr>
                                <w:rFonts w:ascii="Times New Roman" w:eastAsia="Times New Roman" w:hAnsi="Times New Roman" w:cs="Times New Roman"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8"/>
                              </w:rPr>
                              <w:t xml:space="preserve">Выполнила: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28"/>
                                <w:u w:val="single"/>
                              </w:rPr>
                              <w:t>студентка 1 курса 5 группы</w:t>
                            </w:r>
                          </w:p>
                          <w:p w:rsidR="006B403E" w:rsidRDefault="006B403E" w:rsidP="006B403E">
                            <w:pPr>
                              <w:rPr>
                                <w:rFonts w:ascii="Times New Roman" w:eastAsia="Times New Roman" w:hAnsi="Times New Roman" w:cs="Times New Roman"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8"/>
                                <w:u w:val="single"/>
                              </w:rPr>
                              <w:t>специальности ПОИТ Дзивнель М.А.</w:t>
                            </w:r>
                          </w:p>
                          <w:p w:rsidR="006B403E" w:rsidRDefault="006B403E" w:rsidP="006B403E">
                            <w:pPr>
                              <w:rPr>
                                <w:rFonts w:ascii="Times New Roman" w:eastAsia="Times New Roman" w:hAnsi="Times New Roman" w:cs="Times New Roman"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8"/>
                              </w:rPr>
                              <w:t xml:space="preserve">Проверил: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28"/>
                                <w:u w:val="single"/>
                              </w:rPr>
                              <w:t>преподаватель</w:t>
                            </w:r>
                          </w:p>
                          <w:p w:rsidR="006B403E" w:rsidRDefault="006B403E" w:rsidP="006B403E">
                            <w:pPr>
                              <w:rPr>
                                <w:rFonts w:ascii="Times New Roman" w:eastAsia="Times New Roman" w:hAnsi="Times New Roman" w:cs="Times New Roman"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8"/>
                                <w:u w:val="single"/>
                              </w:rPr>
                              <w:t>Белодед Николай Иванович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96640FC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margin-left:237.4pt;margin-top:361.6pt;width:252pt;height:105.6pt;z-index:2516602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" filled="f" stroked="f">
                <v:textbox style="mso-fit-shape-to-text:t">
                  <w:txbxContent>
                    <w:p w:rsidR="006B403E" w:rsidRDefault="006B403E" w:rsidP="006B403E">
                      <w:pPr>
                        <w:rPr>
                          <w:rFonts w:ascii="Times New Roman" w:eastAsia="Times New Roman" w:hAnsi="Times New Roman" w:cs="Times New Roman"/>
                          <w:sz w:val="28"/>
                          <w:u w:val="single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28"/>
                        </w:rPr>
                        <w:t xml:space="preserve">Выполнила: </w:t>
                      </w:r>
                      <w:r>
                        <w:rPr>
                          <w:rFonts w:ascii="Times New Roman" w:eastAsia="Times New Roman" w:hAnsi="Times New Roman" w:cs="Times New Roman"/>
                          <w:sz w:val="28"/>
                          <w:u w:val="single"/>
                        </w:rPr>
                        <w:t>студентка 1 курса 5 группы</w:t>
                      </w:r>
                    </w:p>
                    <w:p w:rsidR="006B403E" w:rsidRDefault="006B403E" w:rsidP="006B403E">
                      <w:pPr>
                        <w:rPr>
                          <w:rFonts w:ascii="Times New Roman" w:eastAsia="Times New Roman" w:hAnsi="Times New Roman" w:cs="Times New Roman"/>
                          <w:sz w:val="28"/>
                          <w:u w:val="single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28"/>
                          <w:u w:val="single"/>
                        </w:rPr>
                        <w:t>специальности ПОИТ Дзивнель М.А.</w:t>
                      </w:r>
                    </w:p>
                    <w:p w:rsidR="006B403E" w:rsidRDefault="006B403E" w:rsidP="006B403E">
                      <w:pPr>
                        <w:rPr>
                          <w:rFonts w:ascii="Times New Roman" w:eastAsia="Times New Roman" w:hAnsi="Times New Roman" w:cs="Times New Roman"/>
                          <w:sz w:val="28"/>
                          <w:u w:val="single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28"/>
                        </w:rPr>
                        <w:t xml:space="preserve">Проверил: </w:t>
                      </w:r>
                      <w:r>
                        <w:rPr>
                          <w:rFonts w:ascii="Times New Roman" w:eastAsia="Times New Roman" w:hAnsi="Times New Roman" w:cs="Times New Roman"/>
                          <w:sz w:val="28"/>
                          <w:u w:val="single"/>
                        </w:rPr>
                        <w:t>преподаватель</w:t>
                      </w:r>
                    </w:p>
                    <w:p w:rsidR="006B403E" w:rsidRDefault="006B403E" w:rsidP="006B403E">
                      <w:pPr>
                        <w:rPr>
                          <w:rFonts w:ascii="Times New Roman" w:eastAsia="Times New Roman" w:hAnsi="Times New Roman" w:cs="Times New Roman"/>
                          <w:sz w:val="28"/>
                          <w:u w:val="single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28"/>
                          <w:u w:val="single"/>
                        </w:rPr>
                        <w:t>Белодед Николай Иванович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Кафедра: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>Программной инженерии</w:t>
      </w:r>
    </w:p>
    <w:p w:rsidR="00440785" w:rsidRPr="00440785" w:rsidRDefault="006B403E" w:rsidP="00440785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CD981B6" wp14:editId="2F51DD0A">
                <wp:simplePos x="0" y="0"/>
                <wp:positionH relativeFrom="column">
                  <wp:posOffset>378460</wp:posOffset>
                </wp:positionH>
                <wp:positionV relativeFrom="paragraph">
                  <wp:posOffset>2408555</wp:posOffset>
                </wp:positionV>
                <wp:extent cx="5181600" cy="1176020"/>
                <wp:effectExtent l="0" t="0" r="0" b="5080"/>
                <wp:wrapNone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1600" cy="1176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B403E" w:rsidRDefault="006B403E" w:rsidP="006B403E">
                            <w:pPr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РЕФЕРАТ</w:t>
                            </w:r>
                          </w:p>
                          <w:p w:rsidR="006B403E" w:rsidRDefault="006B403E" w:rsidP="006B403E">
                            <w:pPr>
                              <w:jc w:val="center"/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По дисциплине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  <w:t>“Основы алгоритмизации и программирования”</w:t>
                            </w:r>
                          </w:p>
                          <w:p w:rsidR="006B403E" w:rsidRDefault="006B403E" w:rsidP="006B403E">
                            <w:pPr>
                              <w:jc w:val="center"/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На тему “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ru-RU"/>
                              </w:rPr>
                              <w:t xml:space="preserve">Графика в С++.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WinAPI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D981B6" id="Надпись 2" o:spid="_x0000_s1027" type="#_x0000_t202" style="position:absolute;margin-left:29.8pt;margin-top:189.65pt;width:408pt;height:92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" filled="f" stroked="f">
                <v:textbox>
                  <w:txbxContent>
                    <w:p w:rsidR="006B403E" w:rsidRDefault="006B403E" w:rsidP="006B403E">
                      <w:pPr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>РЕФЕРАТ</w:t>
                      </w:r>
                    </w:p>
                    <w:p w:rsidR="006B403E" w:rsidRDefault="006B403E" w:rsidP="006B403E">
                      <w:pPr>
                        <w:jc w:val="center"/>
                        <w:rPr>
                          <w:rFonts w:ascii="Times New Roman" w:eastAsia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По дисциплине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 w:themeColor="text1"/>
                          <w:sz w:val="28"/>
                          <w:szCs w:val="28"/>
                          <w:u w:val="single"/>
                        </w:rPr>
                        <w:t>“Основы алгоритмизации и программирования”</w:t>
                      </w:r>
                    </w:p>
                    <w:p w:rsidR="006B403E" w:rsidRDefault="006B403E" w:rsidP="006B403E">
                      <w:pPr>
                        <w:jc w:val="center"/>
                        <w:rPr>
                          <w:rFonts w:ascii="Times New Roman" w:eastAsia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На тему “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ru-RU"/>
                        </w:rPr>
                        <w:t xml:space="preserve">Графика в С++.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WinAPI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99A2C5" wp14:editId="0B064D1D">
                <wp:simplePos x="0" y="0"/>
                <wp:positionH relativeFrom="column">
                  <wp:posOffset>2712085</wp:posOffset>
                </wp:positionH>
                <wp:positionV relativeFrom="paragraph">
                  <wp:posOffset>7026910</wp:posOffset>
                </wp:positionV>
                <wp:extent cx="678180" cy="716280"/>
                <wp:effectExtent l="0" t="0" r="0" b="0"/>
                <wp:wrapSquare wrapText="bothSides"/>
                <wp:docPr id="8" name="Надпись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6595" cy="735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B403E" w:rsidRDefault="006B403E" w:rsidP="006B403E">
                            <w:pPr>
                              <w:rPr>
                                <w:rFonts w:ascii="Times New Roman" w:eastAsia="Times New Roman" w:hAnsi="Times New Roman" w:cs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8"/>
                              </w:rPr>
                              <w:t>Минск</w:t>
                            </w:r>
                          </w:p>
                          <w:p w:rsidR="006B403E" w:rsidRDefault="006B403E" w:rsidP="006B403E">
                            <w:pPr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8"/>
                              </w:rPr>
                              <w:t>2022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99A2C5" id="Надпись 8" o:spid="_x0000_s1028" type="#_x0000_t202" style="position:absolute;margin-left:213.55pt;margin-top:553.3pt;width:53.4pt;height:56.4pt;z-index:2516592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" filled="f" stroked="f">
                <v:textbox style="mso-fit-shape-to-text:t">
                  <w:txbxContent>
                    <w:p w:rsidR="006B403E" w:rsidRDefault="006B403E" w:rsidP="006B403E">
                      <w:pPr>
                        <w:rPr>
                          <w:rFonts w:ascii="Times New Roman" w:eastAsia="Times New Roman" w:hAnsi="Times New Roman" w:cs="Times New Roman"/>
                          <w:sz w:val="28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28"/>
                        </w:rPr>
                        <w:t>Минск</w:t>
                      </w:r>
                    </w:p>
                    <w:p w:rsidR="006B403E" w:rsidRDefault="006B403E" w:rsidP="006B403E">
                      <w:pPr>
                        <w:jc w:val="center"/>
                        <w:rPr>
                          <w:rFonts w:ascii="Times New Roman" w:eastAsia="Times New Roman" w:hAnsi="Times New Roman" w:cs="Times New Roman"/>
                          <w:sz w:val="28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28"/>
                        </w:rPr>
                        <w:t>2022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br w:type="page"/>
      </w:r>
    </w:p>
    <w:p w:rsidR="00440785" w:rsidRPr="00ED2DBE" w:rsidRDefault="00440785" w:rsidP="0044078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p w:rsidR="00440785" w:rsidRDefault="00440785" w:rsidP="00440785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ВВЕДЕНИЕ ……………………………………………………………………….2</w:t>
      </w:r>
    </w:p>
    <w:p w:rsidR="00440785" w:rsidRPr="00896063" w:rsidRDefault="00440785" w:rsidP="00440785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Подключение</w:t>
      </w:r>
      <w:r w:rsidR="00896063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896063" w:rsidRPr="00896063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896063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896063" w:rsidRPr="00896063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896063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896063" w:rsidRPr="00896063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896063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896063" w:rsidRPr="00896063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896063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896063" w:rsidRPr="00896063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896063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896063" w:rsidRPr="00896063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896063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896063" w:rsidRPr="00896063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896063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896063" w:rsidRPr="00896063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896063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896063" w:rsidRPr="00896063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896063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896063" w:rsidRPr="00896063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896063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896063" w:rsidRPr="00896063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896063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896063" w:rsidRPr="00896063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896063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896063" w:rsidRPr="00896063">
        <w:rPr>
          <w:rFonts w:ascii="Times New Roman" w:hAnsi="Times New Roman" w:cs="Times New Roman"/>
          <w:sz w:val="28"/>
          <w:szCs w:val="28"/>
          <w:lang w:val="ru-RU"/>
        </w:rPr>
        <w:t>…...</w:t>
      </w:r>
      <w:r w:rsidR="00E7636C" w:rsidRPr="00896063">
        <w:rPr>
          <w:rFonts w:ascii="Times New Roman" w:hAnsi="Times New Roman" w:cs="Times New Roman"/>
          <w:sz w:val="28"/>
          <w:szCs w:val="28"/>
          <w:lang w:val="ru-RU"/>
        </w:rPr>
        <w:t>2</w:t>
      </w:r>
    </w:p>
    <w:p w:rsidR="00440785" w:rsidRPr="00896063" w:rsidRDefault="00440785" w:rsidP="00440785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Модели цвета</w:t>
      </w:r>
      <w:r w:rsidR="00896063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896063" w:rsidRPr="00896063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896063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896063" w:rsidRPr="00896063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896063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896063" w:rsidRPr="00896063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896063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896063" w:rsidRPr="00896063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896063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896063" w:rsidRPr="00896063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896063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896063" w:rsidRPr="00896063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896063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896063" w:rsidRPr="00896063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896063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896063" w:rsidRPr="00896063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896063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896063" w:rsidRPr="00896063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896063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896063" w:rsidRPr="00896063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896063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896063" w:rsidRPr="00896063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896063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896063" w:rsidRPr="00896063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896063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896063" w:rsidRPr="00896063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896063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E7636C" w:rsidRPr="00896063">
        <w:rPr>
          <w:rFonts w:ascii="Times New Roman" w:hAnsi="Times New Roman" w:cs="Times New Roman"/>
          <w:sz w:val="28"/>
          <w:szCs w:val="28"/>
          <w:lang w:val="ru-RU"/>
        </w:rPr>
        <w:t>2</w:t>
      </w:r>
    </w:p>
    <w:p w:rsidR="00CA4C90" w:rsidRPr="00896063" w:rsidRDefault="00CA4C90" w:rsidP="00440785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Настр</w:t>
      </w:r>
      <w:r>
        <w:rPr>
          <w:rFonts w:ascii="Times New Roman" w:hAnsi="Times New Roman" w:cs="Times New Roman"/>
          <w:sz w:val="28"/>
          <w:szCs w:val="28"/>
          <w:lang w:val="ru-RU"/>
        </w:rPr>
        <w:t>ойки курсора. Заголовок консоли</w:t>
      </w:r>
      <w:r w:rsidR="00896063" w:rsidRPr="00896063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896063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896063" w:rsidRPr="00896063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896063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896063" w:rsidRPr="00896063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896063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896063" w:rsidRPr="00896063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896063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896063" w:rsidRPr="00896063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896063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896063" w:rsidRPr="00896063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896063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896063" w:rsidRPr="00896063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896063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896063" w:rsidRPr="00896063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896063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896063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E7636C" w:rsidRPr="00896063">
        <w:rPr>
          <w:rFonts w:ascii="Times New Roman" w:hAnsi="Times New Roman" w:cs="Times New Roman"/>
          <w:sz w:val="28"/>
          <w:szCs w:val="28"/>
          <w:lang w:val="ru-RU"/>
        </w:rPr>
        <w:t>3</w:t>
      </w:r>
    </w:p>
    <w:p w:rsidR="00440785" w:rsidRPr="00896063" w:rsidRDefault="00440785" w:rsidP="00440785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Графика в консоли.</w:t>
      </w:r>
      <w:r w:rsidR="00044B1C">
        <w:rPr>
          <w:rFonts w:ascii="Times New Roman" w:hAnsi="Times New Roman" w:cs="Times New Roman"/>
          <w:sz w:val="28"/>
          <w:szCs w:val="28"/>
          <w:lang w:val="ru-RU"/>
        </w:rPr>
        <w:t xml:space="preserve"> Вывод символов</w:t>
      </w:r>
      <w:r w:rsidR="00896063" w:rsidRPr="00896063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896063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896063" w:rsidRPr="00896063">
        <w:rPr>
          <w:rFonts w:ascii="Times New Roman" w:hAnsi="Times New Roman" w:cs="Times New Roman"/>
          <w:sz w:val="28"/>
          <w:szCs w:val="28"/>
          <w:lang w:val="ru-RU"/>
        </w:rPr>
        <w:t>……</w:t>
      </w:r>
      <w:r w:rsidR="00896063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896063" w:rsidRPr="00896063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896063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896063" w:rsidRPr="00896063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896063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896063" w:rsidRPr="00896063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896063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896063" w:rsidRPr="00896063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896063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896063" w:rsidRPr="00896063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896063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896063" w:rsidRPr="00896063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896063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896063" w:rsidRPr="0089606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7636C" w:rsidRPr="00896063">
        <w:rPr>
          <w:rFonts w:ascii="Times New Roman" w:hAnsi="Times New Roman" w:cs="Times New Roman"/>
          <w:sz w:val="28"/>
          <w:szCs w:val="28"/>
          <w:lang w:val="ru-RU"/>
        </w:rPr>
        <w:t>4</w:t>
      </w:r>
    </w:p>
    <w:p w:rsidR="00950612" w:rsidRPr="00896063" w:rsidRDefault="00950612" w:rsidP="00950612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Примеры использования</w:t>
      </w:r>
      <w:r w:rsidR="00896063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896063" w:rsidRPr="00896063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896063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896063" w:rsidRPr="00896063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896063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896063" w:rsidRPr="00896063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896063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896063" w:rsidRPr="00896063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896063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896063" w:rsidRPr="00896063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896063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896063" w:rsidRPr="00896063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896063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896063" w:rsidRPr="00896063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896063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896063" w:rsidRPr="00896063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896063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896063" w:rsidRPr="00896063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896063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896063" w:rsidRPr="00896063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896063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896063" w:rsidRPr="00896063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89606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7636C" w:rsidRPr="00896063">
        <w:rPr>
          <w:rFonts w:ascii="Times New Roman" w:hAnsi="Times New Roman" w:cs="Times New Roman"/>
          <w:sz w:val="28"/>
          <w:szCs w:val="28"/>
          <w:lang w:val="ru-RU"/>
        </w:rPr>
        <w:t>5</w:t>
      </w:r>
    </w:p>
    <w:p w:rsidR="00950612" w:rsidRPr="0092725C" w:rsidRDefault="00950612" w:rsidP="00950612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…………………………………</w:t>
      </w:r>
      <w:r w:rsidR="00896063">
        <w:rPr>
          <w:rFonts w:ascii="Times New Roman" w:hAnsi="Times New Roman" w:cs="Times New Roman"/>
          <w:sz w:val="28"/>
          <w:szCs w:val="28"/>
        </w:rPr>
        <w:t>………………………………………..10</w:t>
      </w:r>
      <w:bookmarkStart w:id="0" w:name="_GoBack"/>
      <w:bookmarkEnd w:id="0"/>
    </w:p>
    <w:p w:rsidR="00950612" w:rsidRPr="00827ADA" w:rsidRDefault="00950612" w:rsidP="00950612">
      <w:pPr>
        <w:spacing w:line="276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950612" w:rsidRDefault="00950612" w:rsidP="00440785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50612" w:rsidRDefault="00950612">
      <w:pPr>
        <w:spacing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440785" w:rsidRDefault="00950612" w:rsidP="00950612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ВВЕДЕНИЕ</w:t>
      </w:r>
    </w:p>
    <w:p w:rsidR="00950612" w:rsidRPr="00950612" w:rsidRDefault="00950612" w:rsidP="00950612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WinAPI</w:t>
      </w:r>
      <w:r w:rsidRPr="00950612">
        <w:rPr>
          <w:rFonts w:ascii="Times New Roman" w:hAnsi="Times New Roman" w:cs="Times New Roman"/>
          <w:sz w:val="28"/>
          <w:szCs w:val="28"/>
          <w:lang w:val="ru-RU"/>
        </w:rPr>
        <w:t xml:space="preserve"> – это набор функций (API – Application Programming Interface), работающих под управлением ОС Windows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950612">
        <w:rPr>
          <w:rFonts w:ascii="Times New Roman" w:hAnsi="Times New Roman" w:cs="Times New Roman"/>
          <w:sz w:val="28"/>
          <w:szCs w:val="28"/>
          <w:lang w:val="ru-RU"/>
        </w:rPr>
        <w:t>Предоставляет прямой способ взаимодействия приложений поль</w:t>
      </w:r>
      <w:r>
        <w:rPr>
          <w:rFonts w:ascii="Times New Roman" w:hAnsi="Times New Roman" w:cs="Times New Roman"/>
          <w:sz w:val="28"/>
          <w:szCs w:val="28"/>
          <w:lang w:val="ru-RU"/>
        </w:rPr>
        <w:t>зователя с ОС</w:t>
      </w:r>
      <w:r w:rsidRPr="00950612">
        <w:rPr>
          <w:rFonts w:ascii="Times New Roman" w:hAnsi="Times New Roman" w:cs="Times New Roman"/>
          <w:sz w:val="28"/>
          <w:szCs w:val="28"/>
          <w:lang w:val="ru-RU"/>
        </w:rPr>
        <w:t xml:space="preserve"> Windows.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A550C3" w:rsidRDefault="00A550C3" w:rsidP="00A550C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 помощи </w:t>
      </w:r>
      <w:r>
        <w:rPr>
          <w:rFonts w:ascii="Times New Roman" w:hAnsi="Times New Roman" w:cs="Times New Roman"/>
          <w:sz w:val="28"/>
          <w:szCs w:val="28"/>
          <w:lang w:val="en-US"/>
        </w:rPr>
        <w:t>WinAPI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можно писать консольные, оконные приложения. </w:t>
      </w:r>
      <w:r w:rsidR="00A40479">
        <w:rPr>
          <w:rFonts w:ascii="Times New Roman" w:hAnsi="Times New Roman" w:cs="Times New Roman"/>
          <w:sz w:val="28"/>
          <w:szCs w:val="28"/>
          <w:lang w:val="ru-RU"/>
        </w:rPr>
        <w:t>Ниже будет подробнее рассмотрена работа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 консольными приложениями </w:t>
      </w:r>
      <w:r w:rsidR="00A40479">
        <w:rPr>
          <w:rFonts w:ascii="Times New Roman" w:hAnsi="Times New Roman" w:cs="Times New Roman"/>
          <w:sz w:val="28"/>
          <w:szCs w:val="28"/>
          <w:lang w:val="ru-RU"/>
        </w:rPr>
        <w:t xml:space="preserve">  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2C710D" w:rsidRDefault="002C710D" w:rsidP="00A550C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73BEA" w:rsidRPr="00673BEA" w:rsidRDefault="00673BEA" w:rsidP="00673BEA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Подключение</w:t>
      </w:r>
    </w:p>
    <w:p w:rsidR="00E44149" w:rsidRDefault="00E44149" w:rsidP="00E44149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работы с </w:t>
      </w:r>
      <w:r>
        <w:rPr>
          <w:rFonts w:ascii="Times New Roman" w:hAnsi="Times New Roman" w:cs="Times New Roman"/>
          <w:sz w:val="28"/>
          <w:szCs w:val="28"/>
          <w:lang w:val="en-US"/>
        </w:rPr>
        <w:t>WinAPI</w:t>
      </w:r>
      <w:r w:rsidRPr="009506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необходимо подключить заголовочный файл </w:t>
      </w:r>
      <w:r w:rsidRPr="00950612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windows</w:t>
      </w:r>
      <w:r w:rsidRPr="00950612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>.</w:t>
      </w:r>
      <w:r w:rsidRPr="00950612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h</w:t>
      </w:r>
      <w:r w:rsidRPr="00950612">
        <w:rPr>
          <w:rFonts w:ascii="Times New Roman" w:hAnsi="Times New Roman" w:cs="Times New Roman"/>
          <w:sz w:val="28"/>
          <w:szCs w:val="28"/>
          <w:lang w:val="ru-RU"/>
        </w:rPr>
        <w:t xml:space="preserve"> .</w:t>
      </w:r>
    </w:p>
    <w:p w:rsidR="00A550C3" w:rsidRDefault="00A550C3" w:rsidP="00A550C3">
      <w:pPr>
        <w:ind w:firstLine="708"/>
        <w:jc w:val="both"/>
        <w:rPr>
          <w:ins w:id="1" w:author="VivoBook" w:date="2022-12-29T22:10:00Z"/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работы с консолью сначала необходимо получить ее дескриптор. </w:t>
      </w:r>
      <w:r w:rsidRPr="00A550C3">
        <w:rPr>
          <w:rFonts w:ascii="Times New Roman" w:hAnsi="Times New Roman" w:cs="Times New Roman"/>
          <w:i/>
          <w:sz w:val="28"/>
          <w:szCs w:val="28"/>
          <w:lang w:val="ru-RU"/>
        </w:rPr>
        <w:t>Дескриптор (описатель) объекта</w:t>
      </w:r>
      <w:r w:rsidRPr="00A550C3">
        <w:rPr>
          <w:rFonts w:ascii="Times New Roman" w:hAnsi="Times New Roman" w:cs="Times New Roman"/>
          <w:sz w:val="28"/>
          <w:szCs w:val="28"/>
          <w:lang w:val="ru-RU"/>
        </w:rPr>
        <w:t xml:space="preserve"> — служебная структура данных, представляющая собой беззнаковое целое число и служащая для идентификации различных объектов. Дескриптор представляет собой указатель на некоторую системную структуру или индекс в некоторой системной таблице.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Получить дескриптор можно функцией </w:t>
      </w:r>
      <w:r w:rsidRPr="00CC4C65">
        <w:rPr>
          <w:rFonts w:ascii="Times New Roman" w:hAnsi="Times New Roman" w:cs="Times New Roman"/>
          <w:sz w:val="28"/>
          <w:szCs w:val="28"/>
          <w:u w:val="single"/>
          <w:lang w:val="en-US"/>
        </w:rPr>
        <w:t>GetStdHandle</w:t>
      </w:r>
      <w:r w:rsidRPr="00CC4C65">
        <w:rPr>
          <w:rFonts w:ascii="Times New Roman" w:hAnsi="Times New Roman" w:cs="Times New Roman"/>
          <w:sz w:val="28"/>
          <w:szCs w:val="28"/>
          <w:u w:val="single"/>
          <w:lang w:val="ru-RU"/>
        </w:rPr>
        <w:t>()</w:t>
      </w:r>
      <w:r w:rsidRPr="00CC4C6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A550C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</w:t>
      </w:r>
      <w:r w:rsidR="00673BEA">
        <w:rPr>
          <w:rFonts w:ascii="Times New Roman" w:hAnsi="Times New Roman" w:cs="Times New Roman"/>
          <w:sz w:val="28"/>
          <w:szCs w:val="28"/>
          <w:lang w:val="ru-RU"/>
        </w:rPr>
        <w:t>ак параметр функция принимает значение константного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44149">
        <w:rPr>
          <w:rFonts w:ascii="Times New Roman" w:hAnsi="Times New Roman" w:cs="Times New Roman"/>
          <w:sz w:val="28"/>
          <w:szCs w:val="28"/>
          <w:lang w:val="ru-RU"/>
        </w:rPr>
        <w:t xml:space="preserve">параметра (ввод, вывод, ошибка). </w:t>
      </w:r>
      <w:r w:rsidR="00E44149">
        <w:rPr>
          <w:rFonts w:ascii="Times New Roman" w:hAnsi="Times New Roman" w:cs="Times New Roman"/>
          <w:sz w:val="28"/>
          <w:szCs w:val="28"/>
          <w:lang w:val="en-US"/>
        </w:rPr>
        <w:t xml:space="preserve">HANDLE – </w:t>
      </w:r>
      <w:r w:rsidR="00E44149">
        <w:rPr>
          <w:rFonts w:ascii="Times New Roman" w:hAnsi="Times New Roman" w:cs="Times New Roman"/>
          <w:sz w:val="28"/>
          <w:szCs w:val="28"/>
          <w:lang w:val="ru-RU"/>
        </w:rPr>
        <w:t>тип данных, используемых в качестве дескриптора.</w:t>
      </w:r>
    </w:p>
    <w:p w:rsidR="00CC4C65" w:rsidRPr="00E44149" w:rsidRDefault="00CC4C65" w:rsidP="00A550C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ins w:id="2" w:author="VivoBook" w:date="2022-12-29T22:10:00Z">
        <w:r>
          <w:rPr>
            <w:rFonts w:ascii="Times New Roman" w:hAnsi="Times New Roman" w:cs="Times New Roman"/>
            <w:sz w:val="28"/>
            <w:szCs w:val="28"/>
            <w:lang w:val="ru-RU"/>
          </w:rPr>
          <w:t>Пример получения дескрипторов:</w:t>
        </w:r>
      </w:ins>
    </w:p>
    <w:p w:rsidR="00673BEA" w:rsidRPr="00E44149" w:rsidRDefault="00673BEA" w:rsidP="00673BEA">
      <w:pPr>
        <w:autoSpaceDE w:val="0"/>
        <w:autoSpaceDN w:val="0"/>
        <w:adjustRightInd w:val="0"/>
        <w:spacing w:after="0" w:line="240" w:lineRule="auto"/>
        <w:ind w:firstLine="708"/>
        <w:rPr>
          <w:rFonts w:ascii="Cascadia Mono" w:hAnsi="Cascadia Mono" w:cs="Cascadia Mono"/>
          <w:color w:val="000000"/>
          <w:lang w:val="en-US"/>
        </w:rPr>
      </w:pPr>
      <w:r w:rsidRPr="00E44149">
        <w:rPr>
          <w:rFonts w:ascii="Cascadia Mono" w:hAnsi="Cascadia Mono" w:cs="Cascadia Mono"/>
          <w:color w:val="2B91AF"/>
          <w:lang w:val="en-US"/>
        </w:rPr>
        <w:t>HANDLE</w:t>
      </w:r>
      <w:r w:rsidRPr="00E44149">
        <w:rPr>
          <w:rFonts w:ascii="Cascadia Mono" w:hAnsi="Cascadia Mono" w:cs="Cascadia Mono"/>
          <w:color w:val="000000"/>
          <w:lang w:val="en-US"/>
        </w:rPr>
        <w:t xml:space="preserve"> hInput = GetStdHandle(</w:t>
      </w:r>
      <w:r w:rsidRPr="00E44149">
        <w:rPr>
          <w:rFonts w:ascii="Cascadia Mono" w:hAnsi="Cascadia Mono" w:cs="Cascadia Mono"/>
          <w:color w:val="6F008A"/>
          <w:lang w:val="en-US"/>
        </w:rPr>
        <w:t>STD_INPUT_HANDLE</w:t>
      </w:r>
      <w:r w:rsidRPr="00E44149">
        <w:rPr>
          <w:rFonts w:ascii="Cascadia Mono" w:hAnsi="Cascadia Mono" w:cs="Cascadia Mono"/>
          <w:color w:val="000000"/>
          <w:lang w:val="en-US"/>
        </w:rPr>
        <w:t>);</w:t>
      </w:r>
    </w:p>
    <w:p w:rsidR="00673BEA" w:rsidRPr="00E44149" w:rsidRDefault="00673BEA" w:rsidP="00673B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44149">
        <w:rPr>
          <w:rFonts w:ascii="Cascadia Mono" w:hAnsi="Cascadia Mono" w:cs="Cascadia Mono"/>
          <w:color w:val="000000"/>
          <w:lang w:val="en-US"/>
        </w:rPr>
        <w:tab/>
      </w:r>
      <w:r w:rsidRPr="00E44149">
        <w:rPr>
          <w:rFonts w:ascii="Cascadia Mono" w:hAnsi="Cascadia Mono" w:cs="Cascadia Mono"/>
          <w:color w:val="2B91AF"/>
          <w:lang w:val="en-US"/>
        </w:rPr>
        <w:t>HANDLE</w:t>
      </w:r>
      <w:r w:rsidRPr="00E44149">
        <w:rPr>
          <w:rFonts w:ascii="Cascadia Mono" w:hAnsi="Cascadia Mono" w:cs="Cascadia Mono"/>
          <w:color w:val="000000"/>
          <w:lang w:val="en-US"/>
        </w:rPr>
        <w:t xml:space="preserve"> hOutput = GetStdHandle(</w:t>
      </w:r>
      <w:r w:rsidRPr="00E44149">
        <w:rPr>
          <w:rFonts w:ascii="Cascadia Mono" w:hAnsi="Cascadia Mono" w:cs="Cascadia Mono"/>
          <w:color w:val="6F008A"/>
          <w:lang w:val="en-US"/>
        </w:rPr>
        <w:t>STD_OUTPUT_HANDLE</w:t>
      </w:r>
      <w:r w:rsidRPr="00E44149">
        <w:rPr>
          <w:rFonts w:ascii="Cascadia Mono" w:hAnsi="Cascadia Mono" w:cs="Cascadia Mono"/>
          <w:color w:val="000000"/>
          <w:lang w:val="en-US"/>
        </w:rPr>
        <w:t>);</w:t>
      </w:r>
    </w:p>
    <w:p w:rsidR="00C65DC3" w:rsidRDefault="00673BEA" w:rsidP="00C65DC3">
      <w:pPr>
        <w:ind w:firstLine="708"/>
        <w:jc w:val="both"/>
        <w:rPr>
          <w:rFonts w:ascii="Cascadia Mono" w:hAnsi="Cascadia Mono" w:cs="Cascadia Mono"/>
          <w:color w:val="000000"/>
          <w:lang w:val="en-US"/>
        </w:rPr>
      </w:pPr>
      <w:r w:rsidRPr="00E44149">
        <w:rPr>
          <w:rFonts w:ascii="Cascadia Mono" w:hAnsi="Cascadia Mono" w:cs="Cascadia Mono"/>
          <w:color w:val="2B91AF"/>
          <w:lang w:val="en-US"/>
        </w:rPr>
        <w:t>HANDLE</w:t>
      </w:r>
      <w:r w:rsidRPr="00E44149">
        <w:rPr>
          <w:rFonts w:ascii="Cascadia Mono" w:hAnsi="Cascadia Mono" w:cs="Cascadia Mono"/>
          <w:color w:val="000000"/>
          <w:lang w:val="en-US"/>
        </w:rPr>
        <w:t xml:space="preserve"> hError = GetStdHandle(</w:t>
      </w:r>
      <w:r w:rsidRPr="00E44149">
        <w:rPr>
          <w:rFonts w:ascii="Cascadia Mono" w:hAnsi="Cascadia Mono" w:cs="Cascadia Mono"/>
          <w:color w:val="6F008A"/>
          <w:lang w:val="en-US"/>
        </w:rPr>
        <w:t>STD_ERROR_HANDLE</w:t>
      </w:r>
      <w:r w:rsidRPr="00E44149">
        <w:rPr>
          <w:rFonts w:ascii="Cascadia Mono" w:hAnsi="Cascadia Mono" w:cs="Cascadia Mono"/>
          <w:color w:val="000000"/>
          <w:lang w:val="en-US"/>
        </w:rPr>
        <w:t>);</w:t>
      </w:r>
    </w:p>
    <w:p w:rsidR="00673BEA" w:rsidRPr="00C65DC3" w:rsidRDefault="00C65DC3" w:rsidP="00C65DC3">
      <w:pPr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 помощью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WinAPI</w:t>
      </w:r>
      <w:r w:rsidRPr="00C65DC3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можно подключать кодовые страницы (использование других языков, по типу русского, китайского и т.д.). Для этого используются функции </w:t>
      </w:r>
      <w:r w:rsidRPr="00C65DC3">
        <w:rPr>
          <w:rFonts w:ascii="Times New Roman" w:hAnsi="Times New Roman" w:cs="Times New Roman"/>
          <w:color w:val="806000" w:themeColor="accent4" w:themeShade="80"/>
          <w:sz w:val="28"/>
          <w:szCs w:val="28"/>
          <w:lang w:val="ru-RU"/>
        </w:rPr>
        <w:t>SetConsoleCP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(1251) – для ввода,  </w:t>
      </w:r>
      <w:r w:rsidRPr="00C65DC3">
        <w:rPr>
          <w:rFonts w:ascii="Times New Roman" w:hAnsi="Times New Roman" w:cs="Times New Roman"/>
          <w:color w:val="806000" w:themeColor="accent4" w:themeShade="80"/>
          <w:sz w:val="28"/>
          <w:szCs w:val="28"/>
          <w:lang w:val="ru-RU"/>
        </w:rPr>
        <w:t>SetConsoleOutputCP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(1251) – для вывода. Где 1251 – номер кодовой страницы для русского языка.</w:t>
      </w:r>
    </w:p>
    <w:p w:rsidR="002C710D" w:rsidRPr="00C65DC3" w:rsidRDefault="002C710D" w:rsidP="00673BEA">
      <w:pPr>
        <w:ind w:firstLine="708"/>
        <w:jc w:val="both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:rsidR="002C710D" w:rsidRPr="00C65DC3" w:rsidRDefault="002C710D" w:rsidP="00673BEA">
      <w:pPr>
        <w:ind w:firstLine="708"/>
        <w:jc w:val="both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:rsidR="00E44149" w:rsidRDefault="00E44149" w:rsidP="00E44149">
      <w:pPr>
        <w:ind w:firstLine="708"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Модели цвета</w:t>
      </w:r>
    </w:p>
    <w:p w:rsidR="00CC4C65" w:rsidRPr="00CC4C65" w:rsidRDefault="00CC4C65" w:rsidP="00CA4C90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WinAPI</w:t>
      </w:r>
      <w:r w:rsidRPr="00CC4C6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позволяют устанавливать произвольные цвета текста и фона ячеек в консоли.  </w:t>
      </w:r>
      <w:r w:rsidRPr="00CC4C65">
        <w:rPr>
          <w:rFonts w:ascii="Times New Roman" w:hAnsi="Times New Roman" w:cs="Times New Roman"/>
          <w:sz w:val="28"/>
          <w:szCs w:val="28"/>
          <w:lang w:val="ru-RU"/>
        </w:rPr>
        <w:t>Цвета представляются по схеме (I)RGB, где I – интенсивность, R-красный,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G-зелё</w:t>
      </w:r>
      <w:r w:rsidRPr="00CC4C65">
        <w:rPr>
          <w:rFonts w:ascii="Times New Roman" w:hAnsi="Times New Roman" w:cs="Times New Roman"/>
          <w:sz w:val="28"/>
          <w:szCs w:val="28"/>
          <w:lang w:val="ru-RU"/>
        </w:rPr>
        <w:t>ный,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C4C65">
        <w:rPr>
          <w:rFonts w:ascii="Times New Roman" w:hAnsi="Times New Roman" w:cs="Times New Roman"/>
          <w:sz w:val="28"/>
          <w:szCs w:val="28"/>
          <w:lang w:val="ru-RU"/>
        </w:rPr>
        <w:t xml:space="preserve">B-синий. </w:t>
      </w:r>
    </w:p>
    <w:p w:rsidR="00CC4C65" w:rsidRDefault="00CC4C65" w:rsidP="00CC4C65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CC4C65">
        <w:rPr>
          <w:rFonts w:ascii="Times New Roman" w:hAnsi="Times New Roman" w:cs="Times New Roman"/>
          <w:sz w:val="28"/>
          <w:szCs w:val="28"/>
          <w:lang w:val="ru-RU"/>
        </w:rPr>
        <w:t xml:space="preserve">Функция </w:t>
      </w:r>
      <w:r w:rsidRPr="00CC4C65">
        <w:rPr>
          <w:rFonts w:ascii="Times New Roman" w:hAnsi="Times New Roman" w:cs="Times New Roman"/>
          <w:sz w:val="28"/>
          <w:szCs w:val="28"/>
          <w:u w:val="single"/>
          <w:lang w:val="ru-RU"/>
        </w:rPr>
        <w:t>SetConsoleTextAttribute</w:t>
      </w:r>
      <w:r w:rsidRPr="00CC4C65">
        <w:rPr>
          <w:rFonts w:ascii="Times New Roman" w:hAnsi="Times New Roman" w:cs="Times New Roman"/>
          <w:sz w:val="28"/>
          <w:szCs w:val="28"/>
          <w:u w:val="single"/>
          <w:lang w:val="ru-RU"/>
        </w:rPr>
        <w:t>()</w:t>
      </w:r>
      <w:r w:rsidRPr="00CC4C65">
        <w:rPr>
          <w:rFonts w:ascii="Times New Roman" w:hAnsi="Times New Roman" w:cs="Times New Roman"/>
          <w:sz w:val="28"/>
          <w:szCs w:val="28"/>
          <w:lang w:val="ru-RU"/>
        </w:rPr>
        <w:t xml:space="preserve"> устанавливает атрибуты цвета текста (цвет букв и цвет фона ячеек с буквами). Функция принимает два аргумента. Пе</w:t>
      </w:r>
      <w:r>
        <w:rPr>
          <w:rFonts w:ascii="Times New Roman" w:hAnsi="Times New Roman" w:cs="Times New Roman"/>
          <w:sz w:val="28"/>
          <w:szCs w:val="28"/>
          <w:lang w:val="ru-RU"/>
        </w:rPr>
        <w:t>рвый – дескриптор консоли</w:t>
      </w:r>
      <w:r w:rsidR="003E6FC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E6FC6" w:rsidRPr="003E6FC6">
        <w:rPr>
          <w:rFonts w:ascii="Times New Roman" w:hAnsi="Times New Roman" w:cs="Times New Roman"/>
          <w:color w:val="1F4E79" w:themeColor="accent1" w:themeShade="80"/>
          <w:sz w:val="28"/>
          <w:szCs w:val="28"/>
          <w:lang w:val="en-US"/>
        </w:rPr>
        <w:t>HANDLE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CC4C65">
        <w:rPr>
          <w:rFonts w:ascii="Times New Roman" w:hAnsi="Times New Roman" w:cs="Times New Roman"/>
          <w:sz w:val="28"/>
          <w:szCs w:val="28"/>
          <w:lang w:val="ru-RU"/>
        </w:rPr>
        <w:t>второй 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C4C65">
        <w:rPr>
          <w:rFonts w:ascii="Times New Roman" w:hAnsi="Times New Roman" w:cs="Times New Roman"/>
          <w:sz w:val="28"/>
          <w:szCs w:val="28"/>
          <w:lang w:val="ru-RU"/>
        </w:rPr>
        <w:t xml:space="preserve">обозначение </w:t>
      </w:r>
      <w:r w:rsidRPr="00CC4C65">
        <w:rPr>
          <w:rFonts w:ascii="Times New Roman" w:hAnsi="Times New Roman" w:cs="Times New Roman"/>
          <w:sz w:val="28"/>
          <w:szCs w:val="28"/>
          <w:lang w:val="ru-RU"/>
        </w:rPr>
        <w:lastRenderedPageBreak/>
        <w:t>цвета текста и фона консоли. Чаще всего значения цветов передают  при помощи набора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констант, </w:t>
      </w:r>
      <w:r w:rsidRPr="00CC4C65">
        <w:rPr>
          <w:rFonts w:ascii="Times New Roman" w:hAnsi="Times New Roman" w:cs="Times New Roman"/>
          <w:sz w:val="28"/>
          <w:szCs w:val="28"/>
          <w:lang w:val="ru-RU"/>
        </w:rPr>
        <w:t xml:space="preserve"> так называемых флагов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3E6FC6">
        <w:rPr>
          <w:rFonts w:ascii="Times New Roman" w:hAnsi="Times New Roman" w:cs="Times New Roman"/>
          <w:color w:val="660066"/>
          <w:sz w:val="28"/>
          <w:szCs w:val="28"/>
          <w:lang w:val="ru-RU"/>
        </w:rPr>
        <w:t>FOREGROUND</w:t>
      </w:r>
      <w:r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B435AF">
        <w:rPr>
          <w:rFonts w:ascii="Times New Roman" w:hAnsi="Times New Roman" w:cs="Times New Roman"/>
          <w:sz w:val="28"/>
          <w:szCs w:val="28"/>
          <w:lang w:val="ru-RU"/>
        </w:rPr>
        <w:t xml:space="preserve"> для обозначения цвета текста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, </w:t>
      </w:r>
      <w:r w:rsidRPr="003E6FC6">
        <w:rPr>
          <w:rFonts w:ascii="Times New Roman" w:hAnsi="Times New Roman" w:cs="Times New Roman"/>
          <w:color w:val="660066"/>
          <w:sz w:val="28"/>
          <w:szCs w:val="28"/>
          <w:lang w:val="ru-RU"/>
        </w:rPr>
        <w:t>BACKGROUND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_ </w:t>
      </w:r>
      <w:r w:rsidR="00B435AF">
        <w:rPr>
          <w:rFonts w:ascii="Times New Roman" w:hAnsi="Times New Roman" w:cs="Times New Roman"/>
          <w:sz w:val="28"/>
          <w:szCs w:val="28"/>
          <w:lang w:val="ru-RU"/>
        </w:rPr>
        <w:t xml:space="preserve"> для цвета фона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CA4C90">
        <w:rPr>
          <w:rFonts w:ascii="Times New Roman" w:hAnsi="Times New Roman" w:cs="Times New Roman"/>
          <w:sz w:val="28"/>
          <w:szCs w:val="28"/>
          <w:lang w:val="ru-RU"/>
        </w:rPr>
        <w:t>К примеру черный текст на белом фоне мы можем получить при помощи следующей записи:</w:t>
      </w:r>
    </w:p>
    <w:p w:rsidR="00C65DC3" w:rsidRPr="00C65DC3" w:rsidRDefault="00C65DC3" w:rsidP="00C65DC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lang w:val="en-US"/>
        </w:rPr>
      </w:pPr>
      <w:r w:rsidRPr="00C65DC3">
        <w:rPr>
          <w:rFonts w:ascii="Cascadia Mono" w:hAnsi="Cascadia Mono" w:cs="Cascadia Mono"/>
          <w:color w:val="000000"/>
          <w:lang w:val="en-US"/>
        </w:rPr>
        <w:t xml:space="preserve">SetConsoleTextAttribute(hOutput, </w:t>
      </w:r>
      <w:r w:rsidRPr="00C65DC3">
        <w:rPr>
          <w:rFonts w:ascii="Cascadia Mono" w:hAnsi="Cascadia Mono" w:cs="Cascadia Mono"/>
          <w:color w:val="6F008A"/>
          <w:lang w:val="en-US"/>
        </w:rPr>
        <w:t>BACKGROUND_GREEN</w:t>
      </w:r>
      <w:r w:rsidRPr="00C65DC3">
        <w:rPr>
          <w:rFonts w:ascii="Cascadia Mono" w:hAnsi="Cascadia Mono" w:cs="Cascadia Mono"/>
          <w:color w:val="000000"/>
          <w:lang w:val="en-US"/>
        </w:rPr>
        <w:t xml:space="preserve"> | </w:t>
      </w:r>
      <w:r w:rsidRPr="00C65DC3">
        <w:rPr>
          <w:rFonts w:ascii="Cascadia Mono" w:hAnsi="Cascadia Mono" w:cs="Cascadia Mono"/>
          <w:color w:val="6F008A"/>
          <w:lang w:val="en-US"/>
        </w:rPr>
        <w:t>BACKGROUND_RED</w:t>
      </w:r>
      <w:r w:rsidRPr="00C65DC3">
        <w:rPr>
          <w:rFonts w:ascii="Cascadia Mono" w:hAnsi="Cascadia Mono" w:cs="Cascadia Mono"/>
          <w:color w:val="000000"/>
          <w:lang w:val="en-US"/>
        </w:rPr>
        <w:t xml:space="preserve"> | </w:t>
      </w:r>
      <w:r w:rsidRPr="00C65DC3">
        <w:rPr>
          <w:rFonts w:ascii="Cascadia Mono" w:hAnsi="Cascadia Mono" w:cs="Cascadia Mono"/>
          <w:color w:val="6F008A"/>
          <w:lang w:val="en-US"/>
        </w:rPr>
        <w:t>BACKGROUND_BLUE</w:t>
      </w:r>
      <w:r w:rsidRPr="00C65DC3">
        <w:rPr>
          <w:rFonts w:ascii="Cascadia Mono" w:hAnsi="Cascadia Mono" w:cs="Cascadia Mono"/>
          <w:color w:val="000000"/>
          <w:lang w:val="en-US"/>
        </w:rPr>
        <w:t xml:space="preserve"> | </w:t>
      </w:r>
      <w:r w:rsidRPr="00C65DC3">
        <w:rPr>
          <w:rFonts w:ascii="Cascadia Mono" w:hAnsi="Cascadia Mono" w:cs="Cascadia Mono"/>
          <w:color w:val="6F008A"/>
          <w:lang w:val="en-US"/>
        </w:rPr>
        <w:t>BACKGROUND_INTENSITY</w:t>
      </w:r>
      <w:r w:rsidRPr="00C65DC3">
        <w:rPr>
          <w:rFonts w:ascii="Cascadia Mono" w:hAnsi="Cascadia Mono" w:cs="Cascadia Mono"/>
          <w:color w:val="000000"/>
          <w:lang w:val="en-US"/>
        </w:rPr>
        <w:t>);</w:t>
      </w:r>
    </w:p>
    <w:p w:rsidR="00C65DC3" w:rsidRDefault="00C65DC3" w:rsidP="00C65DC3">
      <w:pPr>
        <w:ind w:firstLine="708"/>
        <w:rPr>
          <w:rFonts w:ascii="Cascadia Mono" w:hAnsi="Cascadia Mono" w:cs="Cascadia Mono"/>
          <w:color w:val="000000"/>
          <w:lang w:val="ru-RU"/>
        </w:rPr>
      </w:pPr>
      <w:r w:rsidRPr="00C65DC3">
        <w:rPr>
          <w:rFonts w:ascii="Cascadia Mono" w:hAnsi="Cascadia Mono" w:cs="Cascadia Mono"/>
          <w:color w:val="000000"/>
          <w:lang w:val="ru-RU"/>
        </w:rPr>
        <w:t xml:space="preserve">cout </w:t>
      </w:r>
      <w:r w:rsidRPr="00C65DC3">
        <w:rPr>
          <w:rFonts w:ascii="Cascadia Mono" w:hAnsi="Cascadia Mono" w:cs="Cascadia Mono"/>
          <w:color w:val="008080"/>
          <w:lang w:val="ru-RU"/>
        </w:rPr>
        <w:t>&lt;&lt;</w:t>
      </w:r>
      <w:r w:rsidRPr="00C65DC3">
        <w:rPr>
          <w:rFonts w:ascii="Cascadia Mono" w:hAnsi="Cascadia Mono" w:cs="Cascadia Mono"/>
          <w:color w:val="000000"/>
          <w:lang w:val="ru-RU"/>
        </w:rPr>
        <w:t xml:space="preserve"> </w:t>
      </w:r>
      <w:r w:rsidRPr="00C65DC3">
        <w:rPr>
          <w:rFonts w:ascii="Cascadia Mono" w:hAnsi="Cascadia Mono" w:cs="Cascadia Mono"/>
          <w:color w:val="A31515"/>
          <w:lang w:val="ru-RU"/>
        </w:rPr>
        <w:t>"черный текст на белом фоне"</w:t>
      </w:r>
      <w:r w:rsidRPr="00C65DC3">
        <w:rPr>
          <w:rFonts w:ascii="Cascadia Mono" w:hAnsi="Cascadia Mono" w:cs="Cascadia Mono"/>
          <w:color w:val="000000"/>
          <w:lang w:val="ru-RU"/>
        </w:rPr>
        <w:t xml:space="preserve"> </w:t>
      </w:r>
      <w:r w:rsidRPr="00C65DC3">
        <w:rPr>
          <w:rFonts w:ascii="Cascadia Mono" w:hAnsi="Cascadia Mono" w:cs="Cascadia Mono"/>
          <w:color w:val="008080"/>
          <w:lang w:val="ru-RU"/>
        </w:rPr>
        <w:t>&lt;&lt;</w:t>
      </w:r>
      <w:r w:rsidRPr="00C65DC3">
        <w:rPr>
          <w:rFonts w:ascii="Cascadia Mono" w:hAnsi="Cascadia Mono" w:cs="Cascadia Mono"/>
          <w:color w:val="000000"/>
          <w:lang w:val="ru-RU"/>
        </w:rPr>
        <w:t xml:space="preserve"> endl;</w:t>
      </w:r>
    </w:p>
    <w:p w:rsidR="00C65DC3" w:rsidRPr="00C65DC3" w:rsidRDefault="00C65DC3" w:rsidP="00C65DC3">
      <w:pPr>
        <w:ind w:firstLine="708"/>
        <w:rPr>
          <w:rFonts w:ascii="Times New Roman" w:hAnsi="Times New Roman" w:cs="Times New Roman"/>
          <w:lang w:val="en-US"/>
        </w:rPr>
      </w:pPr>
    </w:p>
    <w:p w:rsidR="00B435AF" w:rsidRDefault="00CA4C90" w:rsidP="00B435AF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  <w:pPrChange w:id="3" w:author="VivoBook" w:date="2022-12-29T22:06:00Z">
          <w:pPr>
            <w:ind w:firstLine="708"/>
            <w:jc w:val="center"/>
          </w:pPr>
        </w:pPrChange>
      </w:pPr>
      <w:r>
        <w:rPr>
          <w:rFonts w:ascii="Times New Roman" w:hAnsi="Times New Roman" w:cs="Times New Roman"/>
          <w:sz w:val="28"/>
          <w:szCs w:val="28"/>
          <w:lang w:val="ru-RU"/>
        </w:rPr>
        <w:t>Ц</w:t>
      </w:r>
      <w:r w:rsidR="00CC4C65" w:rsidRPr="00CC4C65">
        <w:rPr>
          <w:rFonts w:ascii="Times New Roman" w:hAnsi="Times New Roman" w:cs="Times New Roman"/>
          <w:sz w:val="28"/>
          <w:szCs w:val="28"/>
          <w:lang w:val="ru-RU"/>
        </w:rPr>
        <w:t>вет можно задавать и с помощью чисел, двоичная запись которых показывает, какие цвета мы «включаем», а какие нет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C4C65" w:rsidRPr="00CC4C65">
        <w:rPr>
          <w:rFonts w:ascii="Times New Roman" w:hAnsi="Times New Roman" w:cs="Times New Roman"/>
          <w:sz w:val="28"/>
          <w:szCs w:val="28"/>
          <w:lang w:val="ru-RU"/>
        </w:rPr>
        <w:t>(по схеме (I)RGB) . Первые четыре цифры отвечают за цвет фона, последние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="00CC4C65" w:rsidRPr="00CC4C65">
        <w:rPr>
          <w:rFonts w:ascii="Times New Roman" w:hAnsi="Times New Roman" w:cs="Times New Roman"/>
          <w:sz w:val="28"/>
          <w:szCs w:val="28"/>
          <w:lang w:val="ru-RU"/>
        </w:rPr>
        <w:t xml:space="preserve"> за</w:t>
      </w:r>
      <w:r w:rsidR="00CC4C65">
        <w:rPr>
          <w:rFonts w:ascii="Times New Roman" w:hAnsi="Times New Roman" w:cs="Times New Roman"/>
          <w:sz w:val="28"/>
          <w:szCs w:val="28"/>
          <w:lang w:val="ru-RU"/>
        </w:rPr>
        <w:t xml:space="preserve"> цвет текста.  Например число 240 в двоичном коде = </w:t>
      </w:r>
      <w:r w:rsidR="00CC4C65" w:rsidRPr="00CC4C65">
        <w:rPr>
          <w:rFonts w:ascii="Times New Roman" w:hAnsi="Times New Roman" w:cs="Times New Roman"/>
          <w:sz w:val="28"/>
          <w:szCs w:val="28"/>
          <w:lang w:val="ru-RU"/>
        </w:rPr>
        <w:t>1111</w:t>
      </w:r>
      <w:r w:rsidR="00CC4C65">
        <w:rPr>
          <w:rFonts w:ascii="Times New Roman" w:hAnsi="Times New Roman" w:cs="Times New Roman"/>
          <w:sz w:val="28"/>
          <w:szCs w:val="28"/>
          <w:lang w:val="ru-RU"/>
        </w:rPr>
        <w:t>0000, 1111 означает белый</w:t>
      </w:r>
      <w:r w:rsidR="00CC4C65" w:rsidRPr="00CC4C65">
        <w:rPr>
          <w:rFonts w:ascii="Times New Roman" w:hAnsi="Times New Roman" w:cs="Times New Roman"/>
          <w:sz w:val="28"/>
          <w:szCs w:val="28"/>
          <w:lang w:val="ru-RU"/>
        </w:rPr>
        <w:t xml:space="preserve"> цвет фона, а </w:t>
      </w:r>
      <w:r w:rsidR="00CC4C65">
        <w:rPr>
          <w:rFonts w:ascii="Times New Roman" w:hAnsi="Times New Roman" w:cs="Times New Roman"/>
          <w:sz w:val="28"/>
          <w:szCs w:val="28"/>
          <w:lang w:val="ru-RU"/>
        </w:rPr>
        <w:t>0000</w:t>
      </w:r>
      <w:r w:rsidR="00CC4C65" w:rsidRPr="00CC4C6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C4C65">
        <w:rPr>
          <w:rFonts w:ascii="Times New Roman" w:hAnsi="Times New Roman" w:cs="Times New Roman"/>
          <w:sz w:val="28"/>
          <w:szCs w:val="28"/>
          <w:lang w:val="ru-RU"/>
        </w:rPr>
        <w:t>черный</w:t>
      </w:r>
      <w:r w:rsidR="00CC4C65" w:rsidRPr="00CC4C65">
        <w:rPr>
          <w:rFonts w:ascii="Times New Roman" w:hAnsi="Times New Roman" w:cs="Times New Roman"/>
          <w:sz w:val="28"/>
          <w:szCs w:val="28"/>
          <w:lang w:val="ru-RU"/>
        </w:rPr>
        <w:t xml:space="preserve"> текст.</w:t>
      </w:r>
    </w:p>
    <w:p w:rsidR="00B435AF" w:rsidRPr="00B435AF" w:rsidRDefault="00B435AF" w:rsidP="00B435AF">
      <w:pPr>
        <w:autoSpaceDE w:val="0"/>
        <w:autoSpaceDN w:val="0"/>
        <w:adjustRightInd w:val="0"/>
        <w:spacing w:after="0" w:line="240" w:lineRule="auto"/>
        <w:ind w:firstLine="708"/>
        <w:rPr>
          <w:rFonts w:ascii="Cascadia Mono" w:hAnsi="Cascadia Mono" w:cs="Cascadia Mono"/>
          <w:color w:val="000000"/>
          <w:lang w:val="ru-RU"/>
        </w:rPr>
      </w:pPr>
      <w:r w:rsidRPr="00B435AF">
        <w:rPr>
          <w:rFonts w:ascii="Cascadia Mono" w:hAnsi="Cascadia Mono" w:cs="Cascadia Mono"/>
          <w:color w:val="000000"/>
          <w:lang w:val="ru-RU"/>
        </w:rPr>
        <w:t>SetConsoleTextAttribute(hOutput, 240);</w:t>
      </w:r>
    </w:p>
    <w:p w:rsidR="00CC4C65" w:rsidRDefault="00B435AF" w:rsidP="00B435AF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B435AF">
        <w:rPr>
          <w:rFonts w:ascii="Cascadia Mono" w:hAnsi="Cascadia Mono" w:cs="Cascadia Mono"/>
          <w:color w:val="000000"/>
          <w:lang w:val="ru-RU"/>
        </w:rPr>
        <w:t xml:space="preserve">cout </w:t>
      </w:r>
      <w:r w:rsidRPr="00B435AF">
        <w:rPr>
          <w:rFonts w:ascii="Cascadia Mono" w:hAnsi="Cascadia Mono" w:cs="Cascadia Mono"/>
          <w:color w:val="008080"/>
          <w:lang w:val="ru-RU"/>
        </w:rPr>
        <w:t>&lt;&lt;</w:t>
      </w:r>
      <w:r w:rsidRPr="00B435AF">
        <w:rPr>
          <w:rFonts w:ascii="Cascadia Mono" w:hAnsi="Cascadia Mono" w:cs="Cascadia Mono"/>
          <w:color w:val="000000"/>
          <w:lang w:val="ru-RU"/>
        </w:rPr>
        <w:t xml:space="preserve"> </w:t>
      </w:r>
      <w:r w:rsidRPr="00B435AF">
        <w:rPr>
          <w:rFonts w:ascii="Cascadia Mono" w:hAnsi="Cascadia Mono" w:cs="Cascadia Mono"/>
          <w:color w:val="A31515"/>
          <w:lang w:val="ru-RU"/>
        </w:rPr>
        <w:t>"черный текст на белом фоне цифрами"</w:t>
      </w:r>
      <w:r w:rsidRPr="00B435AF">
        <w:rPr>
          <w:rFonts w:ascii="Cascadia Mono" w:hAnsi="Cascadia Mono" w:cs="Cascadia Mono"/>
          <w:color w:val="000000"/>
          <w:lang w:val="ru-RU"/>
        </w:rPr>
        <w:t xml:space="preserve"> </w:t>
      </w:r>
      <w:r w:rsidRPr="00B435AF">
        <w:rPr>
          <w:rFonts w:ascii="Cascadia Mono" w:hAnsi="Cascadia Mono" w:cs="Cascadia Mono"/>
          <w:color w:val="008080"/>
          <w:lang w:val="ru-RU"/>
        </w:rPr>
        <w:t>&lt;&lt;</w:t>
      </w:r>
      <w:r w:rsidRPr="00B435AF">
        <w:rPr>
          <w:rFonts w:ascii="Cascadia Mono" w:hAnsi="Cascadia Mono" w:cs="Cascadia Mono"/>
          <w:color w:val="000000"/>
          <w:lang w:val="ru-RU"/>
        </w:rPr>
        <w:t xml:space="preserve"> endl </w:t>
      </w:r>
      <w:r w:rsidRPr="00B435AF">
        <w:rPr>
          <w:rFonts w:ascii="Cascadia Mono" w:hAnsi="Cascadia Mono" w:cs="Cascadia Mono"/>
          <w:color w:val="008080"/>
          <w:lang w:val="ru-RU"/>
        </w:rPr>
        <w:t>&lt;&lt;</w:t>
      </w:r>
      <w:r w:rsidRPr="00B435AF">
        <w:rPr>
          <w:rFonts w:ascii="Cascadia Mono" w:hAnsi="Cascadia Mono" w:cs="Cascadia Mono"/>
          <w:color w:val="000000"/>
          <w:lang w:val="ru-RU"/>
        </w:rPr>
        <w:t xml:space="preserve"> endl;</w:t>
      </w:r>
      <w:r w:rsidR="00CC4C6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B435AF" w:rsidRDefault="00CC4C65" w:rsidP="004C5400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CC4C65">
        <w:rPr>
          <w:rFonts w:ascii="Times New Roman" w:hAnsi="Times New Roman" w:cs="Times New Roman"/>
          <w:sz w:val="28"/>
          <w:szCs w:val="28"/>
          <w:lang w:val="ru-RU"/>
        </w:rPr>
        <w:t xml:space="preserve"> Или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число 2, равное 0000 0010. Первые нули дают </w:t>
      </w:r>
      <w:r w:rsidRPr="00CC4C65">
        <w:rPr>
          <w:rFonts w:ascii="Times New Roman" w:hAnsi="Times New Roman" w:cs="Times New Roman"/>
          <w:sz w:val="28"/>
          <w:szCs w:val="28"/>
          <w:lang w:val="ru-RU"/>
        </w:rPr>
        <w:t>черный фон, а вот цвет текста будет зеленый, т.к. «включенный» бит стоит на месте G, то есть зеленого цвета.</w:t>
      </w:r>
    </w:p>
    <w:p w:rsidR="00B435AF" w:rsidRPr="00B435AF" w:rsidRDefault="00B435AF" w:rsidP="00B435AF">
      <w:pPr>
        <w:autoSpaceDE w:val="0"/>
        <w:autoSpaceDN w:val="0"/>
        <w:adjustRightInd w:val="0"/>
        <w:spacing w:after="0" w:line="240" w:lineRule="auto"/>
        <w:ind w:firstLine="708"/>
        <w:rPr>
          <w:rFonts w:ascii="Cascadia Mono" w:hAnsi="Cascadia Mono" w:cs="Cascadia Mono"/>
          <w:color w:val="000000"/>
          <w:lang w:val="en-US"/>
        </w:rPr>
      </w:pPr>
      <w:r w:rsidRPr="00B435AF">
        <w:rPr>
          <w:rFonts w:ascii="Cascadia Mono" w:hAnsi="Cascadia Mono" w:cs="Cascadia Mono"/>
          <w:color w:val="000000"/>
          <w:lang w:val="en-US"/>
        </w:rPr>
        <w:t>SetConsoleTextAttribute(hOutput, 2);</w:t>
      </w:r>
    </w:p>
    <w:p w:rsidR="00B435AF" w:rsidRPr="00B435AF" w:rsidRDefault="00B435AF" w:rsidP="00B435AF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B435AF">
        <w:rPr>
          <w:rFonts w:ascii="Cascadia Mono" w:hAnsi="Cascadia Mono" w:cs="Cascadia Mono"/>
          <w:color w:val="000000"/>
          <w:lang w:val="en-US"/>
        </w:rPr>
        <w:t xml:space="preserve">cout </w:t>
      </w:r>
      <w:r w:rsidRPr="00B435AF">
        <w:rPr>
          <w:rFonts w:ascii="Cascadia Mono" w:hAnsi="Cascadia Mono" w:cs="Cascadia Mono"/>
          <w:color w:val="008080"/>
          <w:lang w:val="en-US"/>
        </w:rPr>
        <w:t>&lt;&lt;</w:t>
      </w:r>
      <w:r w:rsidRPr="00B435AF">
        <w:rPr>
          <w:rFonts w:ascii="Cascadia Mono" w:hAnsi="Cascadia Mono" w:cs="Cascadia Mono"/>
          <w:color w:val="000000"/>
          <w:lang w:val="en-US"/>
        </w:rPr>
        <w:t xml:space="preserve"> </w:t>
      </w:r>
      <w:r w:rsidRPr="00B435AF">
        <w:rPr>
          <w:rFonts w:ascii="Cascadia Mono" w:hAnsi="Cascadia Mono" w:cs="Cascadia Mono"/>
          <w:color w:val="A31515"/>
          <w:lang w:val="en-US"/>
        </w:rPr>
        <w:t>"</w:t>
      </w:r>
      <w:r w:rsidRPr="00B435AF">
        <w:rPr>
          <w:rFonts w:ascii="Cascadia Mono" w:hAnsi="Cascadia Mono" w:cs="Cascadia Mono"/>
          <w:color w:val="A31515"/>
          <w:lang w:val="ru-RU"/>
        </w:rPr>
        <w:t>зеленый</w:t>
      </w:r>
      <w:r w:rsidRPr="00B435AF">
        <w:rPr>
          <w:rFonts w:ascii="Cascadia Mono" w:hAnsi="Cascadia Mono" w:cs="Cascadia Mono"/>
          <w:color w:val="A31515"/>
          <w:lang w:val="en-US"/>
        </w:rPr>
        <w:t xml:space="preserve"> </w:t>
      </w:r>
      <w:r w:rsidRPr="00B435AF">
        <w:rPr>
          <w:rFonts w:ascii="Cascadia Mono" w:hAnsi="Cascadia Mono" w:cs="Cascadia Mono"/>
          <w:color w:val="A31515"/>
          <w:lang w:val="ru-RU"/>
        </w:rPr>
        <w:t>текст</w:t>
      </w:r>
      <w:r w:rsidRPr="00B435AF">
        <w:rPr>
          <w:rFonts w:ascii="Cascadia Mono" w:hAnsi="Cascadia Mono" w:cs="Cascadia Mono"/>
          <w:color w:val="A31515"/>
          <w:lang w:val="en-US"/>
        </w:rPr>
        <w:t>"</w:t>
      </w:r>
      <w:r w:rsidRPr="00B435AF">
        <w:rPr>
          <w:rFonts w:ascii="Cascadia Mono" w:hAnsi="Cascadia Mono" w:cs="Cascadia Mono"/>
          <w:color w:val="000000"/>
          <w:lang w:val="en-US"/>
        </w:rPr>
        <w:t xml:space="preserve"> </w:t>
      </w:r>
      <w:r w:rsidRPr="00B435AF">
        <w:rPr>
          <w:rFonts w:ascii="Cascadia Mono" w:hAnsi="Cascadia Mono" w:cs="Cascadia Mono"/>
          <w:color w:val="008080"/>
          <w:lang w:val="en-US"/>
        </w:rPr>
        <w:t>&lt;&lt;</w:t>
      </w:r>
      <w:r w:rsidRPr="00B435AF">
        <w:rPr>
          <w:rFonts w:ascii="Cascadia Mono" w:hAnsi="Cascadia Mono" w:cs="Cascadia Mono"/>
          <w:color w:val="000000"/>
          <w:lang w:val="en-US"/>
        </w:rPr>
        <w:t xml:space="preserve"> endl;</w:t>
      </w:r>
      <w:r w:rsidR="00CC4C65" w:rsidRPr="00B435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B435AF" w:rsidRDefault="00B435AF" w:rsidP="00B435AF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Результат выполнения:</w:t>
      </w:r>
    </w:p>
    <w:p w:rsidR="00CC4C65" w:rsidRDefault="00B435AF" w:rsidP="00B435A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4886491" cy="1516380"/>
            <wp:effectExtent l="0" t="0" r="952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2-12-30 (1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91" t="21664" r="61006" b="63493"/>
                    <a:stretch/>
                  </pic:blipFill>
                  <pic:spPr bwMode="auto">
                    <a:xfrm>
                      <a:off x="0" y="0"/>
                      <a:ext cx="4923006" cy="1527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C4C65" w:rsidRPr="00B435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2C710D" w:rsidRDefault="002C710D" w:rsidP="00CC4C65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</w:p>
    <w:p w:rsidR="00CA4C90" w:rsidRDefault="00CA4C90" w:rsidP="00247FAE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Настройки курсора</w:t>
      </w:r>
      <w:r w:rsidR="00247FAE">
        <w:rPr>
          <w:rFonts w:ascii="Times New Roman" w:hAnsi="Times New Roman" w:cs="Times New Roman"/>
          <w:b/>
          <w:sz w:val="28"/>
          <w:szCs w:val="28"/>
          <w:lang w:val="ru-RU"/>
        </w:rPr>
        <w:t xml:space="preserve">. </w:t>
      </w:r>
      <w:r w:rsidR="00247FAE">
        <w:rPr>
          <w:rFonts w:ascii="Times New Roman" w:hAnsi="Times New Roman" w:cs="Times New Roman"/>
          <w:b/>
          <w:sz w:val="28"/>
          <w:szCs w:val="28"/>
          <w:lang w:val="ru-RU"/>
        </w:rPr>
        <w:t>З</w:t>
      </w:r>
      <w:r w:rsidR="00247FAE">
        <w:rPr>
          <w:rFonts w:ascii="Times New Roman" w:hAnsi="Times New Roman" w:cs="Times New Roman"/>
          <w:b/>
          <w:sz w:val="28"/>
          <w:szCs w:val="28"/>
          <w:lang w:val="ru-RU"/>
        </w:rPr>
        <w:t>аголовок консоли</w:t>
      </w:r>
    </w:p>
    <w:p w:rsidR="00B435AF" w:rsidRPr="00B435AF" w:rsidRDefault="00C278BE" w:rsidP="00B435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ru-RU"/>
        </w:rPr>
      </w:pPr>
      <w:r w:rsidRPr="00C278BE">
        <w:rPr>
          <w:rFonts w:ascii="Times New Roman" w:hAnsi="Times New Roman" w:cs="Times New Roman"/>
          <w:sz w:val="28"/>
          <w:szCs w:val="28"/>
          <w:lang w:val="ru-RU"/>
        </w:rPr>
        <w:t xml:space="preserve">Функция </w:t>
      </w:r>
      <w:r w:rsidRPr="00C278BE">
        <w:rPr>
          <w:rFonts w:ascii="Times New Roman" w:hAnsi="Times New Roman" w:cs="Times New Roman"/>
          <w:sz w:val="28"/>
          <w:szCs w:val="28"/>
          <w:u w:val="single"/>
          <w:lang w:val="ru-RU"/>
        </w:rPr>
        <w:t>SetConsoleCursorPosition()</w:t>
      </w:r>
      <w:r w:rsidRPr="00C278BE">
        <w:rPr>
          <w:rFonts w:ascii="Times New Roman" w:hAnsi="Times New Roman" w:cs="Times New Roman"/>
          <w:sz w:val="28"/>
          <w:szCs w:val="28"/>
          <w:lang w:val="ru-RU"/>
        </w:rPr>
        <w:t xml:space="preserve"> устанавливает курсор в указанные координаты  в консоли. Функция принимает два аргумента: первый – дескриптор окна, второй – координаты </w:t>
      </w:r>
      <w:r w:rsidRPr="003E6FC6">
        <w:rPr>
          <w:rFonts w:ascii="Times New Roman" w:hAnsi="Times New Roman" w:cs="Times New Roman"/>
          <w:color w:val="1F4E79" w:themeColor="accent1" w:themeShade="80"/>
          <w:sz w:val="28"/>
          <w:szCs w:val="28"/>
          <w:lang w:val="ru-RU"/>
        </w:rPr>
        <w:t>COORD</w:t>
      </w:r>
      <w:r w:rsidR="001E3697" w:rsidRPr="003E6FC6">
        <w:rPr>
          <w:rFonts w:ascii="Times New Roman" w:hAnsi="Times New Roman" w:cs="Times New Roman"/>
          <w:color w:val="1F4E79" w:themeColor="accent1" w:themeShade="80"/>
          <w:sz w:val="28"/>
          <w:szCs w:val="28"/>
          <w:lang w:val="ru-RU"/>
        </w:rPr>
        <w:t xml:space="preserve"> </w:t>
      </w:r>
      <w:r w:rsidR="001E3697">
        <w:rPr>
          <w:rFonts w:ascii="Times New Roman" w:hAnsi="Times New Roman" w:cs="Times New Roman"/>
          <w:sz w:val="28"/>
          <w:szCs w:val="28"/>
          <w:lang w:val="ru-RU"/>
        </w:rPr>
        <w:t>(структура с двумя полями X Y)</w:t>
      </w:r>
      <w:r w:rsidR="001E3697" w:rsidRPr="001E3697">
        <w:rPr>
          <w:rFonts w:ascii="Times New Roman" w:hAnsi="Times New Roman" w:cs="Times New Roman"/>
          <w:sz w:val="28"/>
          <w:szCs w:val="28"/>
          <w:lang w:val="ru-RU"/>
        </w:rPr>
        <w:t>:</w:t>
      </w:r>
      <w:r w:rsidR="003E5C11" w:rsidRPr="001E3697">
        <w:rPr>
          <w:rFonts w:ascii="Times New Roman" w:hAnsi="Times New Roman" w:cs="Times New Roman"/>
          <w:sz w:val="28"/>
          <w:szCs w:val="28"/>
          <w:lang w:val="ru-RU"/>
        </w:rPr>
        <w:br/>
      </w:r>
      <w:r w:rsidR="003E5C11" w:rsidRPr="001E3697">
        <w:rPr>
          <w:rFonts w:ascii="Times New Roman" w:hAnsi="Times New Roman" w:cs="Times New Roman"/>
          <w:sz w:val="28"/>
          <w:szCs w:val="28"/>
          <w:lang w:val="ru-RU"/>
        </w:rPr>
        <w:tab/>
      </w:r>
      <w:r w:rsidR="00B435AF" w:rsidRPr="00B435AF">
        <w:rPr>
          <w:rFonts w:ascii="Cascadia Mono" w:hAnsi="Cascadia Mono" w:cs="Cascadia Mono"/>
          <w:color w:val="2B91AF"/>
          <w:lang w:val="ru-RU"/>
        </w:rPr>
        <w:t>COORD</w:t>
      </w:r>
      <w:r w:rsidR="00B435AF" w:rsidRPr="00B435AF">
        <w:rPr>
          <w:rFonts w:ascii="Cascadia Mono" w:hAnsi="Cascadia Mono" w:cs="Cascadia Mono"/>
          <w:color w:val="000000"/>
          <w:lang w:val="ru-RU"/>
        </w:rPr>
        <w:t xml:space="preserve"> coord;</w:t>
      </w:r>
    </w:p>
    <w:p w:rsidR="00B435AF" w:rsidRPr="00B435AF" w:rsidRDefault="00B435AF" w:rsidP="00B435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B435AF">
        <w:rPr>
          <w:rFonts w:ascii="Cascadia Mono" w:hAnsi="Cascadia Mono" w:cs="Cascadia Mono"/>
          <w:color w:val="000000"/>
          <w:lang w:val="ru-RU"/>
        </w:rPr>
        <w:tab/>
      </w:r>
      <w:r w:rsidRPr="00B435AF">
        <w:rPr>
          <w:rFonts w:ascii="Cascadia Mono" w:hAnsi="Cascadia Mono" w:cs="Cascadia Mono"/>
          <w:color w:val="000000"/>
          <w:lang w:val="en-US"/>
        </w:rPr>
        <w:t>coord.X = 5, coord.Y = 2;</w:t>
      </w:r>
    </w:p>
    <w:p w:rsidR="00B435AF" w:rsidRPr="00B435AF" w:rsidRDefault="00B435AF" w:rsidP="00B435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B435AF">
        <w:rPr>
          <w:rFonts w:ascii="Cascadia Mono" w:hAnsi="Cascadia Mono" w:cs="Cascadia Mono"/>
          <w:color w:val="000000"/>
          <w:lang w:val="en-US"/>
        </w:rPr>
        <w:tab/>
        <w:t>SetConsoleCursorPosition(hOutput, coord);</w:t>
      </w:r>
    </w:p>
    <w:p w:rsidR="00CA4C90" w:rsidRPr="001A0B70" w:rsidRDefault="00B435AF" w:rsidP="00B435AF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A0B70">
        <w:rPr>
          <w:rFonts w:ascii="Cascadia Mono" w:hAnsi="Cascadia Mono" w:cs="Cascadia Mono"/>
          <w:color w:val="000000"/>
          <w:lang w:val="en-US"/>
        </w:rPr>
        <w:t xml:space="preserve">cout </w:t>
      </w:r>
      <w:r w:rsidRPr="001A0B70">
        <w:rPr>
          <w:rFonts w:ascii="Cascadia Mono" w:hAnsi="Cascadia Mono" w:cs="Cascadia Mono"/>
          <w:color w:val="008080"/>
          <w:lang w:val="en-US"/>
        </w:rPr>
        <w:t>&lt;&lt;</w:t>
      </w:r>
      <w:r w:rsidRPr="001A0B70">
        <w:rPr>
          <w:rFonts w:ascii="Cascadia Mono" w:hAnsi="Cascadia Mono" w:cs="Cascadia Mono"/>
          <w:color w:val="000000"/>
          <w:lang w:val="en-US"/>
        </w:rPr>
        <w:t xml:space="preserve"> </w:t>
      </w:r>
      <w:r w:rsidR="001A0B70" w:rsidRPr="001A0B70">
        <w:rPr>
          <w:rFonts w:ascii="Cascadia Mono" w:hAnsi="Cascadia Mono" w:cs="Cascadia Mono"/>
          <w:color w:val="A31515"/>
          <w:lang w:val="en-US"/>
        </w:rPr>
        <w:t>"</w:t>
      </w:r>
      <w:r w:rsidR="001A0B70">
        <w:rPr>
          <w:rFonts w:ascii="Cascadia Mono" w:hAnsi="Cascadia Mono" w:cs="Cascadia Mono"/>
          <w:color w:val="A31515"/>
          <w:lang w:val="en-US"/>
        </w:rPr>
        <w:t>And Merry Christmass</w:t>
      </w:r>
      <w:r w:rsidRPr="001A0B70">
        <w:rPr>
          <w:rFonts w:ascii="Cascadia Mono" w:hAnsi="Cascadia Mono" w:cs="Cascadia Mono"/>
          <w:color w:val="A31515"/>
          <w:lang w:val="en-US"/>
        </w:rPr>
        <w:t>"</w:t>
      </w:r>
      <w:r w:rsidRPr="001A0B70">
        <w:rPr>
          <w:rFonts w:ascii="Cascadia Mono" w:hAnsi="Cascadia Mono" w:cs="Cascadia Mono"/>
          <w:color w:val="000000"/>
          <w:lang w:val="en-US"/>
        </w:rPr>
        <w:t xml:space="preserve"> </w:t>
      </w:r>
      <w:r w:rsidRPr="001A0B70">
        <w:rPr>
          <w:rFonts w:ascii="Cascadia Mono" w:hAnsi="Cascadia Mono" w:cs="Cascadia Mono"/>
          <w:color w:val="008080"/>
          <w:lang w:val="en-US"/>
        </w:rPr>
        <w:t>&lt;&lt;</w:t>
      </w:r>
      <w:r w:rsidRPr="001A0B70">
        <w:rPr>
          <w:rFonts w:ascii="Cascadia Mono" w:hAnsi="Cascadia Mono" w:cs="Cascadia Mono"/>
          <w:color w:val="000000"/>
          <w:lang w:val="en-US"/>
        </w:rPr>
        <w:t xml:space="preserve"> endl</w:t>
      </w:r>
      <w:r w:rsidR="003E5C11" w:rsidRPr="001A0B70">
        <w:rPr>
          <w:rFonts w:ascii="Cascadia Mono" w:hAnsi="Cascadia Mono" w:cs="Cascadia Mono"/>
          <w:color w:val="000000"/>
          <w:lang w:val="en-US"/>
        </w:rPr>
        <w:t>;</w:t>
      </w:r>
      <w:r w:rsidR="001E3697" w:rsidRPr="001A0B70">
        <w:rPr>
          <w:rFonts w:ascii="Cascadia Mono" w:hAnsi="Cascadia Mono" w:cs="Cascadia Mono"/>
          <w:color w:val="000000"/>
          <w:lang w:val="en-US"/>
        </w:rPr>
        <w:t xml:space="preserve"> </w:t>
      </w:r>
    </w:p>
    <w:p w:rsidR="001E3697" w:rsidRPr="001A0B70" w:rsidRDefault="001E3697" w:rsidP="003E5C11">
      <w:pPr>
        <w:ind w:firstLine="708"/>
        <w:rPr>
          <w:rFonts w:ascii="Times New Roman" w:hAnsi="Times New Roman" w:cs="Times New Roman"/>
          <w:lang w:val="en-US"/>
        </w:rPr>
      </w:pPr>
    </w:p>
    <w:p w:rsidR="00247FAE" w:rsidRDefault="00247FAE" w:rsidP="00C278BE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247FAE">
        <w:rPr>
          <w:rFonts w:ascii="Times New Roman" w:hAnsi="Times New Roman" w:cs="Times New Roman"/>
          <w:sz w:val="28"/>
          <w:szCs w:val="28"/>
          <w:lang w:val="ru-RU"/>
        </w:rPr>
        <w:lastRenderedPageBreak/>
        <w:t>Функция SetConsoleTitle</w:t>
      </w:r>
      <w:r>
        <w:rPr>
          <w:rFonts w:ascii="Times New Roman" w:hAnsi="Times New Roman" w:cs="Times New Roman"/>
          <w:sz w:val="28"/>
          <w:szCs w:val="28"/>
          <w:lang w:val="ru-RU"/>
        </w:rPr>
        <w:t>()</w:t>
      </w:r>
      <w:r w:rsidRPr="00247FAE">
        <w:rPr>
          <w:rFonts w:ascii="Times New Roman" w:hAnsi="Times New Roman" w:cs="Times New Roman"/>
          <w:sz w:val="28"/>
          <w:szCs w:val="28"/>
          <w:lang w:val="ru-RU"/>
        </w:rPr>
        <w:t xml:space="preserve"> устанавливает заголовок консольного окна</w:t>
      </w:r>
      <w:r>
        <w:rPr>
          <w:rFonts w:ascii="Times New Roman" w:hAnsi="Times New Roman" w:cs="Times New Roman"/>
          <w:sz w:val="28"/>
          <w:szCs w:val="28"/>
          <w:lang w:val="ru-RU"/>
        </w:rPr>
        <w:t>. В качестве аргумента принимает широкую строку :</w:t>
      </w:r>
    </w:p>
    <w:p w:rsidR="00247FAE" w:rsidRDefault="00247FAE" w:rsidP="00C278BE">
      <w:pPr>
        <w:ind w:firstLine="708"/>
        <w:rPr>
          <w:rFonts w:ascii="Cascadia Mono" w:hAnsi="Cascadia Mono" w:cs="Cascadia Mono"/>
          <w:color w:val="000000"/>
          <w:lang w:val="en-US"/>
        </w:rPr>
      </w:pPr>
      <w:r w:rsidRPr="001A0B70">
        <w:rPr>
          <w:rFonts w:ascii="Cascadia Mono" w:hAnsi="Cascadia Mono" w:cs="Cascadia Mono"/>
          <w:color w:val="6F008A"/>
          <w:lang w:val="en-US"/>
        </w:rPr>
        <w:t>SetConsoleTitle</w:t>
      </w:r>
      <w:r w:rsidRPr="001A0B70">
        <w:rPr>
          <w:rFonts w:ascii="Cascadia Mono" w:hAnsi="Cascadia Mono" w:cs="Cascadia Mono"/>
          <w:color w:val="000000"/>
          <w:lang w:val="en-US"/>
        </w:rPr>
        <w:t>(</w:t>
      </w:r>
      <w:r w:rsidR="001A0B70" w:rsidRPr="001A0B70">
        <w:rPr>
          <w:rFonts w:ascii="Cascadia Mono" w:hAnsi="Cascadia Mono" w:cs="Cascadia Mono"/>
          <w:color w:val="A31515"/>
          <w:lang w:val="en-US"/>
        </w:rPr>
        <w:t>L"</w:t>
      </w:r>
      <w:r w:rsidR="001A0B70">
        <w:rPr>
          <w:rFonts w:ascii="Cascadia Mono" w:hAnsi="Cascadia Mono" w:cs="Cascadia Mono"/>
          <w:color w:val="A31515"/>
          <w:lang w:val="en-US"/>
        </w:rPr>
        <w:t>Happy New Year!</w:t>
      </w:r>
      <w:r w:rsidRPr="001A0B70">
        <w:rPr>
          <w:rFonts w:ascii="Cascadia Mono" w:hAnsi="Cascadia Mono" w:cs="Cascadia Mono"/>
          <w:color w:val="A31515"/>
          <w:lang w:val="en-US"/>
        </w:rPr>
        <w:t>"</w:t>
      </w:r>
      <w:r w:rsidRPr="001A0B70">
        <w:rPr>
          <w:rFonts w:ascii="Cascadia Mono" w:hAnsi="Cascadia Mono" w:cs="Cascadia Mono"/>
          <w:color w:val="000000"/>
          <w:lang w:val="en-US"/>
        </w:rPr>
        <w:t>);</w:t>
      </w:r>
      <w:r>
        <w:rPr>
          <w:rFonts w:ascii="Cascadia Mono" w:hAnsi="Cascadia Mono" w:cs="Cascadia Mono"/>
          <w:color w:val="000000"/>
          <w:lang w:val="en-US"/>
        </w:rPr>
        <w:t xml:space="preserve"> </w:t>
      </w:r>
    </w:p>
    <w:p w:rsidR="001A0B70" w:rsidRPr="001A0B70" w:rsidRDefault="001A0B70" w:rsidP="00C278BE">
      <w:pPr>
        <w:ind w:firstLine="708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Результат выполнения:</w:t>
      </w:r>
    </w:p>
    <w:p w:rsidR="001A0B70" w:rsidRPr="001A0B70" w:rsidRDefault="001A0B70" w:rsidP="00C278BE">
      <w:pPr>
        <w:ind w:firstLine="70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ru-RU" w:eastAsia="ru-RU"/>
        </w:rPr>
        <w:drawing>
          <wp:inline distT="0" distB="0" distL="0" distR="0">
            <wp:extent cx="4170045" cy="1394414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2-12-30 (3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55" t="8894" r="73063" b="78335"/>
                    <a:stretch/>
                  </pic:blipFill>
                  <pic:spPr bwMode="auto">
                    <a:xfrm>
                      <a:off x="0" y="0"/>
                      <a:ext cx="4196196" cy="1403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38A5" w:rsidRDefault="004938A5" w:rsidP="00C278BE">
      <w:pPr>
        <w:ind w:firstLine="70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1A0B70" w:rsidRPr="001A0B70" w:rsidRDefault="001A0B70" w:rsidP="00C278BE">
      <w:pPr>
        <w:ind w:firstLine="70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4938A5" w:rsidRDefault="001E3697" w:rsidP="001E3697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Графика в консоли</w:t>
      </w:r>
      <w:r w:rsidR="00044B1C">
        <w:rPr>
          <w:rFonts w:ascii="Times New Roman" w:hAnsi="Times New Roman" w:cs="Times New Roman"/>
          <w:b/>
          <w:sz w:val="28"/>
          <w:szCs w:val="28"/>
          <w:lang w:val="ru-RU"/>
        </w:rPr>
        <w:t>. Вывод символов</w:t>
      </w:r>
    </w:p>
    <w:p w:rsidR="00044B1C" w:rsidRDefault="00CE0445" w:rsidP="004C5400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Функция </w:t>
      </w:r>
      <w:r w:rsidRPr="003E6FC6">
        <w:rPr>
          <w:rFonts w:ascii="Times New Roman" w:hAnsi="Times New Roman" w:cs="Times New Roman"/>
          <w:sz w:val="28"/>
          <w:szCs w:val="28"/>
          <w:u w:val="single"/>
          <w:lang w:val="ru-RU"/>
        </w:rPr>
        <w:t>FillConsoleOutputCharacter</w:t>
      </w:r>
      <w:r w:rsidR="004C5400" w:rsidRPr="003E6FC6">
        <w:rPr>
          <w:rFonts w:ascii="Times New Roman" w:hAnsi="Times New Roman" w:cs="Times New Roman"/>
          <w:sz w:val="28"/>
          <w:szCs w:val="28"/>
          <w:u w:val="single"/>
          <w:lang w:val="ru-RU"/>
        </w:rPr>
        <w:t>()</w:t>
      </w:r>
      <w:r w:rsidR="004C5400">
        <w:rPr>
          <w:rFonts w:ascii="Times New Roman" w:hAnsi="Times New Roman" w:cs="Times New Roman"/>
          <w:sz w:val="28"/>
          <w:szCs w:val="28"/>
          <w:lang w:val="ru-RU"/>
        </w:rPr>
        <w:t xml:space="preserve"> многократно печатает заданный символ в </w:t>
      </w:r>
      <w:r w:rsidRPr="00CE0445">
        <w:rPr>
          <w:rFonts w:ascii="Times New Roman" w:hAnsi="Times New Roman" w:cs="Times New Roman"/>
          <w:sz w:val="28"/>
          <w:szCs w:val="28"/>
          <w:lang w:val="ru-RU"/>
        </w:rPr>
        <w:t>консоли, начиная с указанной позиции</w:t>
      </w:r>
      <w:r w:rsidR="004C5400">
        <w:rPr>
          <w:rFonts w:ascii="Times New Roman" w:hAnsi="Times New Roman" w:cs="Times New Roman"/>
          <w:sz w:val="28"/>
          <w:szCs w:val="28"/>
          <w:lang w:val="ru-RU"/>
        </w:rPr>
        <w:t>. В качестве аргумента принимает:</w:t>
      </w:r>
    </w:p>
    <w:p w:rsidR="004C5400" w:rsidRPr="004C5400" w:rsidRDefault="004C5400" w:rsidP="004C5400">
      <w:pPr>
        <w:ind w:firstLine="708"/>
        <w:rPr>
          <w:rFonts w:ascii="Times New Roman" w:hAnsi="Times New Roman" w:cs="Times New Roman"/>
          <w:sz w:val="28"/>
          <w:szCs w:val="28"/>
          <w:lang w:val="be-BY"/>
        </w:rPr>
      </w:pPr>
      <w:r w:rsidRPr="003E6FC6">
        <w:rPr>
          <w:rFonts w:ascii="Times New Roman" w:hAnsi="Times New Roman" w:cs="Times New Roman"/>
          <w:color w:val="1F3864" w:themeColor="accent5" w:themeShade="80"/>
          <w:sz w:val="28"/>
          <w:szCs w:val="28"/>
          <w:lang w:val="en-US"/>
        </w:rPr>
        <w:t>HANDLE</w:t>
      </w:r>
      <w:r w:rsidRPr="004C5400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be-BY"/>
        </w:rPr>
        <w:t>дескриптор консоли</w:t>
      </w:r>
    </w:p>
    <w:p w:rsidR="004C5400" w:rsidRPr="004C5400" w:rsidRDefault="004C5400" w:rsidP="004C540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4C5400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3E6FC6">
        <w:rPr>
          <w:rFonts w:ascii="Times New Roman" w:hAnsi="Times New Roman" w:cs="Times New Roman"/>
          <w:color w:val="1F3864" w:themeColor="accent5" w:themeShade="80"/>
          <w:sz w:val="28"/>
          <w:szCs w:val="28"/>
          <w:lang w:val="en-US"/>
        </w:rPr>
        <w:t>TCHAR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символ, который будет выводиться</w:t>
      </w:r>
    </w:p>
    <w:p w:rsidR="004C5400" w:rsidRPr="004C5400" w:rsidRDefault="004C5400" w:rsidP="004C540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4C5400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3E6FC6">
        <w:rPr>
          <w:rFonts w:ascii="Times New Roman" w:hAnsi="Times New Roman" w:cs="Times New Roman"/>
          <w:color w:val="1F3864" w:themeColor="accent5" w:themeShade="80"/>
          <w:sz w:val="28"/>
          <w:szCs w:val="28"/>
          <w:lang w:val="en-US"/>
        </w:rPr>
        <w:t>DWORD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количество символов</w:t>
      </w:r>
    </w:p>
    <w:p w:rsidR="004C5400" w:rsidRPr="004C5400" w:rsidRDefault="004C5400" w:rsidP="004C540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4C5400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3E6FC6">
        <w:rPr>
          <w:rFonts w:ascii="Times New Roman" w:hAnsi="Times New Roman" w:cs="Times New Roman"/>
          <w:color w:val="1F3864" w:themeColor="accent5" w:themeShade="80"/>
          <w:sz w:val="28"/>
          <w:szCs w:val="28"/>
          <w:lang w:val="en-US"/>
        </w:rPr>
        <w:t>COORD</w:t>
      </w:r>
      <w:r w:rsidRPr="003E6FC6">
        <w:rPr>
          <w:rFonts w:ascii="Times New Roman" w:hAnsi="Times New Roman" w:cs="Times New Roman"/>
          <w:color w:val="1F3864" w:themeColor="accent5" w:themeShade="80"/>
          <w:sz w:val="28"/>
          <w:szCs w:val="28"/>
          <w:lang w:val="ru-RU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ru-RU"/>
        </w:rPr>
        <w:t>координаты начала вывода</w:t>
      </w:r>
    </w:p>
    <w:p w:rsidR="004C5400" w:rsidRDefault="004C5400" w:rsidP="004C540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4C5400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3E6FC6">
        <w:rPr>
          <w:rFonts w:ascii="Times New Roman" w:hAnsi="Times New Roman" w:cs="Times New Roman"/>
          <w:color w:val="1F3864" w:themeColor="accent5" w:themeShade="80"/>
          <w:sz w:val="28"/>
          <w:szCs w:val="28"/>
          <w:lang w:val="en-US"/>
        </w:rPr>
        <w:t>LPDWORD</w:t>
      </w:r>
      <w:r w:rsidRPr="003E6FC6">
        <w:rPr>
          <w:rFonts w:ascii="Times New Roman" w:hAnsi="Times New Roman" w:cs="Times New Roman"/>
          <w:color w:val="1F3864" w:themeColor="accent5" w:themeShade="80"/>
          <w:sz w:val="28"/>
          <w:szCs w:val="28"/>
          <w:lang w:val="ru-RU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ru-RU"/>
        </w:rPr>
        <w:t>указатель на переменную,</w:t>
      </w:r>
      <w:r w:rsidR="003E6FC6">
        <w:rPr>
          <w:rFonts w:ascii="Times New Roman" w:hAnsi="Times New Roman" w:cs="Times New Roman"/>
          <w:sz w:val="28"/>
          <w:szCs w:val="28"/>
          <w:lang w:val="ru-RU"/>
        </w:rPr>
        <w:t xml:space="preserve"> в которой будет количество действительно напечатанных элементов.</w:t>
      </w:r>
    </w:p>
    <w:p w:rsidR="001A0B70" w:rsidRPr="001A0B70" w:rsidRDefault="003E6FC6" w:rsidP="001A0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A0B70">
        <w:rPr>
          <w:rFonts w:ascii="Times New Roman" w:hAnsi="Times New Roman" w:cs="Times New Roman"/>
          <w:sz w:val="28"/>
          <w:szCs w:val="28"/>
          <w:lang w:val="ru-RU"/>
        </w:rPr>
        <w:tab/>
      </w:r>
      <w:r w:rsidR="001A0B70" w:rsidRPr="001A0B70">
        <w:rPr>
          <w:rFonts w:ascii="Cascadia Mono" w:hAnsi="Cascadia Mono" w:cs="Cascadia Mono"/>
          <w:color w:val="2B91AF"/>
          <w:lang w:val="en-US"/>
        </w:rPr>
        <w:t>COORD</w:t>
      </w:r>
      <w:r w:rsidR="001A0B70">
        <w:rPr>
          <w:rFonts w:ascii="Cascadia Mono" w:hAnsi="Cascadia Mono" w:cs="Cascadia Mono"/>
          <w:color w:val="000000"/>
          <w:lang w:val="en-US"/>
        </w:rPr>
        <w:t xml:space="preserve"> coord;</w:t>
      </w:r>
    </w:p>
    <w:p w:rsidR="001A0B70" w:rsidRPr="001A0B70" w:rsidRDefault="00F76B24" w:rsidP="001A0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>
        <w:rPr>
          <w:rFonts w:ascii="Cascadia Mono" w:hAnsi="Cascadia Mono" w:cs="Cascadia Mono"/>
          <w:color w:val="000000"/>
          <w:lang w:val="en-US"/>
        </w:rPr>
        <w:tab/>
        <w:t>coord.X = 5, coord.Y = 2;</w:t>
      </w:r>
    </w:p>
    <w:p w:rsidR="00F76B24" w:rsidRPr="001A0B70" w:rsidRDefault="001A0B70" w:rsidP="001A0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1A0B70">
        <w:rPr>
          <w:rFonts w:ascii="Cascadia Mono" w:hAnsi="Cascadia Mono" w:cs="Cascadia Mono"/>
          <w:color w:val="000000"/>
          <w:lang w:val="en-US"/>
        </w:rPr>
        <w:tab/>
      </w:r>
      <w:r w:rsidRPr="001A0B70">
        <w:rPr>
          <w:rFonts w:ascii="Cascadia Mono" w:hAnsi="Cascadia Mono" w:cs="Cascadia Mono"/>
          <w:color w:val="6F008A"/>
          <w:lang w:val="en-US"/>
        </w:rPr>
        <w:t>FillConsoleOutputCharacter</w:t>
      </w:r>
      <w:r w:rsidRPr="001A0B70">
        <w:rPr>
          <w:rFonts w:ascii="Cascadia Mono" w:hAnsi="Cascadia Mono" w:cs="Cascadia Mono"/>
          <w:color w:val="000000"/>
          <w:lang w:val="en-US"/>
        </w:rPr>
        <w:t>(hOutput, (</w:t>
      </w:r>
      <w:r w:rsidRPr="001A0B70">
        <w:rPr>
          <w:rFonts w:ascii="Cascadia Mono" w:hAnsi="Cascadia Mono" w:cs="Cascadia Mono"/>
          <w:color w:val="2B91AF"/>
          <w:lang w:val="en-US"/>
        </w:rPr>
        <w:t>WCHAR</w:t>
      </w:r>
      <w:r w:rsidRPr="001A0B70">
        <w:rPr>
          <w:rFonts w:ascii="Cascadia Mono" w:hAnsi="Cascadia Mono" w:cs="Cascadia Mono"/>
          <w:color w:val="000000"/>
          <w:lang w:val="en-US"/>
        </w:rPr>
        <w:t>)</w:t>
      </w:r>
      <w:r w:rsidRPr="001A0B70">
        <w:rPr>
          <w:rFonts w:ascii="Cascadia Mono" w:hAnsi="Cascadia Mono" w:cs="Cascadia Mono"/>
          <w:color w:val="A31515"/>
          <w:lang w:val="en-US"/>
        </w:rPr>
        <w:t>'*'</w:t>
      </w:r>
      <w:r w:rsidRPr="001A0B70">
        <w:rPr>
          <w:rFonts w:ascii="Cascadia Mono" w:hAnsi="Cascadia Mono" w:cs="Cascadia Mono"/>
          <w:color w:val="000000"/>
          <w:lang w:val="en-US"/>
        </w:rPr>
        <w:t>, 100, coord, &amp;l);</w:t>
      </w:r>
    </w:p>
    <w:p w:rsidR="001A0B70" w:rsidRPr="001A0B70" w:rsidRDefault="001A0B70" w:rsidP="001A0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1A0B70">
        <w:rPr>
          <w:rFonts w:ascii="Cascadia Mono" w:hAnsi="Cascadia Mono" w:cs="Cascadia Mono"/>
          <w:color w:val="000000"/>
          <w:lang w:val="en-US"/>
        </w:rPr>
        <w:tab/>
        <w:t>coord.Y++;</w:t>
      </w:r>
    </w:p>
    <w:p w:rsidR="001A0B70" w:rsidRPr="001A0B70" w:rsidRDefault="001A0B70" w:rsidP="001A0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1A0B70">
        <w:rPr>
          <w:rFonts w:ascii="Cascadia Mono" w:hAnsi="Cascadia Mono" w:cs="Cascadia Mono"/>
          <w:color w:val="000000"/>
          <w:lang w:val="en-US"/>
        </w:rPr>
        <w:tab/>
        <w:t>SetConsoleCursorPosition(hOutput, coord);</w:t>
      </w:r>
    </w:p>
    <w:p w:rsidR="003E6FC6" w:rsidRDefault="001A0B70" w:rsidP="001A0B70">
      <w:pPr>
        <w:rPr>
          <w:rFonts w:ascii="Cascadia Mono" w:hAnsi="Cascadia Mono" w:cs="Cascadia Mono"/>
          <w:color w:val="000000"/>
          <w:lang w:val="ru-RU"/>
        </w:rPr>
      </w:pPr>
      <w:r w:rsidRPr="001A0B70">
        <w:rPr>
          <w:rFonts w:ascii="Cascadia Mono" w:hAnsi="Cascadia Mono" w:cs="Cascadia Mono"/>
          <w:color w:val="000000"/>
          <w:lang w:val="en-US"/>
        </w:rPr>
        <w:tab/>
      </w:r>
      <w:r w:rsidRPr="001A0B70">
        <w:rPr>
          <w:rFonts w:ascii="Cascadia Mono" w:hAnsi="Cascadia Mono" w:cs="Cascadia Mono"/>
          <w:color w:val="000000"/>
          <w:lang w:val="ru-RU"/>
        </w:rPr>
        <w:t>system(</w:t>
      </w:r>
      <w:r w:rsidRPr="001A0B70">
        <w:rPr>
          <w:rFonts w:ascii="Cascadia Mono" w:hAnsi="Cascadia Mono" w:cs="Cascadia Mono"/>
          <w:color w:val="A31515"/>
          <w:lang w:val="ru-RU"/>
        </w:rPr>
        <w:t>"pause"</w:t>
      </w:r>
      <w:r w:rsidRPr="001A0B70">
        <w:rPr>
          <w:rFonts w:ascii="Cascadia Mono" w:hAnsi="Cascadia Mono" w:cs="Cascadia Mono"/>
          <w:color w:val="000000"/>
          <w:lang w:val="ru-RU"/>
        </w:rPr>
        <w:t>);</w:t>
      </w:r>
    </w:p>
    <w:p w:rsidR="00F76B24" w:rsidRDefault="00F76B24" w:rsidP="001A0B70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Пример выполнения кода:</w:t>
      </w:r>
    </w:p>
    <w:p w:rsidR="00F76B24" w:rsidRPr="00F76B24" w:rsidRDefault="00F76B24" w:rsidP="001A0B7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795010" cy="12877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2-12-30 (4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2" t="17787" r="38942" b="62144"/>
                    <a:stretch/>
                  </pic:blipFill>
                  <pic:spPr bwMode="auto">
                    <a:xfrm>
                      <a:off x="0" y="0"/>
                      <a:ext cx="5795010" cy="1287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7FAE" w:rsidRDefault="003E6FC6" w:rsidP="009F41E7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>В дополнение</w:t>
      </w:r>
      <w:r w:rsidR="009F41E7">
        <w:rPr>
          <w:rFonts w:ascii="Times New Roman" w:hAnsi="Times New Roman" w:cs="Times New Roman"/>
          <w:sz w:val="28"/>
          <w:szCs w:val="28"/>
          <w:lang w:val="ru-RU"/>
        </w:rPr>
        <w:t xml:space="preserve"> к этой функции есть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F41E7">
        <w:rPr>
          <w:rFonts w:ascii="Times New Roman" w:hAnsi="Times New Roman" w:cs="Times New Roman"/>
          <w:sz w:val="28"/>
          <w:szCs w:val="28"/>
          <w:lang w:val="ru-RU"/>
        </w:rPr>
        <w:t xml:space="preserve">функция </w:t>
      </w:r>
      <w:r w:rsidRPr="009F41E7">
        <w:rPr>
          <w:rFonts w:ascii="Times New Roman" w:hAnsi="Times New Roman" w:cs="Times New Roman"/>
          <w:sz w:val="28"/>
          <w:szCs w:val="28"/>
          <w:u w:val="single"/>
          <w:lang w:val="ru-RU"/>
        </w:rPr>
        <w:t>FillConsoleOutputAttribute()</w:t>
      </w:r>
      <w:r w:rsidR="009F41E7">
        <w:rPr>
          <w:rFonts w:ascii="Times New Roman" w:hAnsi="Times New Roman" w:cs="Times New Roman"/>
          <w:sz w:val="28"/>
          <w:szCs w:val="28"/>
          <w:lang w:val="ru-RU"/>
        </w:rPr>
        <w:t>, которая устанавливает атрибуты цвета для заданного числа ячеек. В качестве аргументов принимает:</w:t>
      </w:r>
    </w:p>
    <w:p w:rsidR="009F41E7" w:rsidRPr="004C5400" w:rsidRDefault="009F41E7" w:rsidP="009F41E7">
      <w:pPr>
        <w:ind w:firstLine="708"/>
        <w:rPr>
          <w:rFonts w:ascii="Times New Roman" w:hAnsi="Times New Roman" w:cs="Times New Roman"/>
          <w:sz w:val="28"/>
          <w:szCs w:val="28"/>
          <w:lang w:val="be-BY"/>
        </w:rPr>
      </w:pPr>
      <w:r w:rsidRPr="003E6FC6">
        <w:rPr>
          <w:rFonts w:ascii="Times New Roman" w:hAnsi="Times New Roman" w:cs="Times New Roman"/>
          <w:color w:val="1F3864" w:themeColor="accent5" w:themeShade="80"/>
          <w:sz w:val="28"/>
          <w:szCs w:val="28"/>
          <w:lang w:val="en-US"/>
        </w:rPr>
        <w:t>HANDLE</w:t>
      </w:r>
      <w:r w:rsidRPr="004C5400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be-BY"/>
        </w:rPr>
        <w:t>дескриптор консоли</w:t>
      </w:r>
    </w:p>
    <w:p w:rsidR="009F41E7" w:rsidRPr="009F41E7" w:rsidRDefault="009F41E7" w:rsidP="009F41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4C5400"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color w:val="1F3864" w:themeColor="accent5" w:themeShade="80"/>
          <w:sz w:val="28"/>
          <w:szCs w:val="28"/>
          <w:lang w:val="en-US"/>
        </w:rPr>
        <w:t>WORD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значения атрибута цветов</w:t>
      </w:r>
    </w:p>
    <w:p w:rsidR="009F41E7" w:rsidRPr="004C5400" w:rsidRDefault="009F41E7" w:rsidP="009F41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4C5400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3E6FC6">
        <w:rPr>
          <w:rFonts w:ascii="Times New Roman" w:hAnsi="Times New Roman" w:cs="Times New Roman"/>
          <w:color w:val="1F3864" w:themeColor="accent5" w:themeShade="80"/>
          <w:sz w:val="28"/>
          <w:szCs w:val="28"/>
          <w:lang w:val="en-US"/>
        </w:rPr>
        <w:t>DWORD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количество символов</w:t>
      </w:r>
    </w:p>
    <w:p w:rsidR="009F41E7" w:rsidRPr="004C5400" w:rsidRDefault="009F41E7" w:rsidP="009F41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4C5400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3E6FC6">
        <w:rPr>
          <w:rFonts w:ascii="Times New Roman" w:hAnsi="Times New Roman" w:cs="Times New Roman"/>
          <w:color w:val="1F3864" w:themeColor="accent5" w:themeShade="80"/>
          <w:sz w:val="28"/>
          <w:szCs w:val="28"/>
          <w:lang w:val="en-US"/>
        </w:rPr>
        <w:t>COORD</w:t>
      </w:r>
      <w:r w:rsidRPr="003E6FC6">
        <w:rPr>
          <w:rFonts w:ascii="Times New Roman" w:hAnsi="Times New Roman" w:cs="Times New Roman"/>
          <w:color w:val="1F3864" w:themeColor="accent5" w:themeShade="80"/>
          <w:sz w:val="28"/>
          <w:szCs w:val="28"/>
          <w:lang w:val="ru-RU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ru-RU"/>
        </w:rPr>
        <w:t>координаты начала вывода</w:t>
      </w:r>
    </w:p>
    <w:p w:rsidR="009F41E7" w:rsidRDefault="009F41E7" w:rsidP="009F41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4C5400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3E6FC6">
        <w:rPr>
          <w:rFonts w:ascii="Times New Roman" w:hAnsi="Times New Roman" w:cs="Times New Roman"/>
          <w:color w:val="1F3864" w:themeColor="accent5" w:themeShade="80"/>
          <w:sz w:val="28"/>
          <w:szCs w:val="28"/>
          <w:lang w:val="en-US"/>
        </w:rPr>
        <w:t>LPDWORD</w:t>
      </w:r>
      <w:r w:rsidRPr="003E6FC6">
        <w:rPr>
          <w:rFonts w:ascii="Times New Roman" w:hAnsi="Times New Roman" w:cs="Times New Roman"/>
          <w:color w:val="1F3864" w:themeColor="accent5" w:themeShade="80"/>
          <w:sz w:val="28"/>
          <w:szCs w:val="28"/>
          <w:lang w:val="ru-RU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ru-RU"/>
        </w:rPr>
        <w:t>указатель на переменную, в которой будет колич</w:t>
      </w:r>
      <w:r>
        <w:rPr>
          <w:rFonts w:ascii="Times New Roman" w:hAnsi="Times New Roman" w:cs="Times New Roman"/>
          <w:sz w:val="28"/>
          <w:szCs w:val="28"/>
          <w:lang w:val="ru-RU"/>
        </w:rPr>
        <w:t>ество действительно заполненных ячеек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76B24" w:rsidRPr="00F76B24" w:rsidRDefault="00F76B24" w:rsidP="00F76B24">
      <w:pPr>
        <w:autoSpaceDE w:val="0"/>
        <w:autoSpaceDN w:val="0"/>
        <w:adjustRightInd w:val="0"/>
        <w:spacing w:after="0" w:line="240" w:lineRule="auto"/>
        <w:ind w:firstLine="708"/>
        <w:rPr>
          <w:rFonts w:ascii="Cascadia Mono" w:hAnsi="Cascadia Mono" w:cs="Cascadia Mono"/>
          <w:color w:val="000000"/>
          <w:lang w:val="en-US"/>
        </w:rPr>
      </w:pPr>
      <w:r w:rsidRPr="00F76B24">
        <w:rPr>
          <w:rFonts w:ascii="Cascadia Mono" w:hAnsi="Cascadia Mono" w:cs="Cascadia Mono"/>
          <w:color w:val="2B91AF"/>
          <w:lang w:val="en-US"/>
        </w:rPr>
        <w:t>COORD</w:t>
      </w:r>
      <w:r w:rsidRPr="00F76B24">
        <w:rPr>
          <w:rFonts w:ascii="Cascadia Mono" w:hAnsi="Cascadia Mono" w:cs="Cascadia Mono"/>
          <w:color w:val="000000"/>
          <w:lang w:val="en-US"/>
        </w:rPr>
        <w:t xml:space="preserve"> coord = { 5,2 };</w:t>
      </w:r>
    </w:p>
    <w:p w:rsidR="00F76B24" w:rsidRPr="00F76B24" w:rsidRDefault="00F76B24" w:rsidP="00026F50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Cascadia Mono" w:hAnsi="Cascadia Mono" w:cs="Cascadia Mono"/>
          <w:color w:val="000000"/>
          <w:lang w:val="en-US"/>
        </w:rPr>
      </w:pPr>
      <w:r w:rsidRPr="00F76B24">
        <w:rPr>
          <w:rFonts w:ascii="Cascadia Mono" w:hAnsi="Cascadia Mono" w:cs="Cascadia Mono"/>
          <w:color w:val="2B91AF"/>
          <w:lang w:val="en-US"/>
        </w:rPr>
        <w:t>WORD</w:t>
      </w:r>
      <w:r w:rsidRPr="00F76B24">
        <w:rPr>
          <w:rFonts w:ascii="Cascadia Mono" w:hAnsi="Cascadia Mono" w:cs="Cascadia Mono"/>
          <w:color w:val="000000"/>
          <w:lang w:val="en-US"/>
        </w:rPr>
        <w:t xml:space="preserve"> perple =  </w:t>
      </w:r>
      <w:r w:rsidRPr="00F76B24">
        <w:rPr>
          <w:rFonts w:ascii="Cascadia Mono" w:hAnsi="Cascadia Mono" w:cs="Cascadia Mono"/>
          <w:color w:val="6F008A"/>
          <w:lang w:val="en-US"/>
        </w:rPr>
        <w:t>BACKGROUND_BLUE</w:t>
      </w:r>
      <w:r w:rsidR="00026F50">
        <w:rPr>
          <w:rFonts w:ascii="Cascadia Mono" w:hAnsi="Cascadia Mono" w:cs="Cascadia Mono"/>
          <w:color w:val="000000"/>
          <w:lang w:val="en-US"/>
        </w:rPr>
        <w:t>|</w:t>
      </w:r>
      <w:r w:rsidRPr="00F76B24">
        <w:rPr>
          <w:rFonts w:ascii="Cascadia Mono" w:hAnsi="Cascadia Mono" w:cs="Cascadia Mono"/>
          <w:color w:val="6F008A"/>
          <w:lang w:val="en-US"/>
        </w:rPr>
        <w:t>BACKGROUND_RED</w:t>
      </w:r>
      <w:r w:rsidRPr="00F76B24">
        <w:rPr>
          <w:rFonts w:ascii="Cascadia Mono" w:hAnsi="Cascadia Mono" w:cs="Cascadia Mono"/>
          <w:color w:val="000000"/>
          <w:lang w:val="en-US"/>
        </w:rPr>
        <w:t xml:space="preserve">| </w:t>
      </w:r>
      <w:r w:rsidRPr="00F76B24">
        <w:rPr>
          <w:rFonts w:ascii="Cascadia Mono" w:hAnsi="Cascadia Mono" w:cs="Cascadia Mono"/>
          <w:color w:val="6F008A"/>
          <w:lang w:val="en-US"/>
        </w:rPr>
        <w:t>BACKGROUND_INTENSITY</w:t>
      </w:r>
      <w:r w:rsidRPr="00F76B24">
        <w:rPr>
          <w:rFonts w:ascii="Cascadia Mono" w:hAnsi="Cascadia Mono" w:cs="Cascadia Mono"/>
          <w:color w:val="000000"/>
          <w:lang w:val="en-US"/>
        </w:rPr>
        <w:t>;</w:t>
      </w:r>
    </w:p>
    <w:p w:rsidR="00F76B24" w:rsidRPr="00F76B24" w:rsidRDefault="00F76B24" w:rsidP="00F76B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F76B24">
        <w:rPr>
          <w:rFonts w:ascii="Cascadia Mono" w:hAnsi="Cascadia Mono" w:cs="Cascadia Mono"/>
          <w:color w:val="000000"/>
          <w:lang w:val="en-US"/>
        </w:rPr>
        <w:tab/>
      </w:r>
      <w:r w:rsidRPr="00F76B24">
        <w:rPr>
          <w:rFonts w:ascii="Cascadia Mono" w:hAnsi="Cascadia Mono" w:cs="Cascadia Mono"/>
          <w:color w:val="0000FF"/>
          <w:lang w:val="en-US"/>
        </w:rPr>
        <w:t>int</w:t>
      </w:r>
      <w:r w:rsidRPr="00F76B24">
        <w:rPr>
          <w:rFonts w:ascii="Cascadia Mono" w:hAnsi="Cascadia Mono" w:cs="Cascadia Mono"/>
          <w:color w:val="000000"/>
          <w:lang w:val="en-US"/>
        </w:rPr>
        <w:t xml:space="preserve"> num = 8;</w:t>
      </w:r>
    </w:p>
    <w:p w:rsidR="00F76B24" w:rsidRPr="00F76B24" w:rsidRDefault="00F76B24" w:rsidP="00F76B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</w:p>
    <w:p w:rsidR="00F76B24" w:rsidRPr="00F76B24" w:rsidRDefault="00F76B24" w:rsidP="00F76B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F76B24">
        <w:rPr>
          <w:rFonts w:ascii="Cascadia Mono" w:hAnsi="Cascadia Mono" w:cs="Cascadia Mono"/>
          <w:color w:val="000000"/>
          <w:lang w:val="en-US"/>
        </w:rPr>
        <w:tab/>
      </w:r>
      <w:r w:rsidRPr="00F76B24">
        <w:rPr>
          <w:rFonts w:ascii="Cascadia Mono" w:hAnsi="Cascadia Mono" w:cs="Cascadia Mono"/>
          <w:color w:val="0000FF"/>
          <w:lang w:val="en-US"/>
        </w:rPr>
        <w:t>for</w:t>
      </w:r>
      <w:r w:rsidRPr="00F76B24">
        <w:rPr>
          <w:rFonts w:ascii="Cascadia Mono" w:hAnsi="Cascadia Mono" w:cs="Cascadia Mono"/>
          <w:color w:val="000000"/>
          <w:lang w:val="en-US"/>
        </w:rPr>
        <w:t xml:space="preserve"> (</w:t>
      </w:r>
      <w:r w:rsidRPr="00F76B24">
        <w:rPr>
          <w:rFonts w:ascii="Cascadia Mono" w:hAnsi="Cascadia Mono" w:cs="Cascadia Mono"/>
          <w:color w:val="0000FF"/>
          <w:lang w:val="en-US"/>
        </w:rPr>
        <w:t>int</w:t>
      </w:r>
      <w:r w:rsidRPr="00F76B24">
        <w:rPr>
          <w:rFonts w:ascii="Cascadia Mono" w:hAnsi="Cascadia Mono" w:cs="Cascadia Mono"/>
          <w:color w:val="000000"/>
          <w:lang w:val="en-US"/>
        </w:rPr>
        <w:t xml:space="preserve"> i = 0; i &lt; num; i++)</w:t>
      </w:r>
    </w:p>
    <w:p w:rsidR="00F76B24" w:rsidRPr="00F76B24" w:rsidRDefault="00F76B24" w:rsidP="00F76B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F76B24">
        <w:rPr>
          <w:rFonts w:ascii="Cascadia Mono" w:hAnsi="Cascadia Mono" w:cs="Cascadia Mono"/>
          <w:color w:val="000000"/>
          <w:lang w:val="en-US"/>
        </w:rPr>
        <w:tab/>
        <w:t>{</w:t>
      </w:r>
    </w:p>
    <w:p w:rsidR="00F76B24" w:rsidRPr="00F76B24" w:rsidRDefault="00F76B24" w:rsidP="00F76B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F76B24">
        <w:rPr>
          <w:rFonts w:ascii="Cascadia Mono" w:hAnsi="Cascadia Mono" w:cs="Cascadia Mono"/>
          <w:color w:val="000000"/>
          <w:lang w:val="en-US"/>
        </w:rPr>
        <w:tab/>
      </w:r>
      <w:r w:rsidRPr="00F76B24">
        <w:rPr>
          <w:rFonts w:ascii="Cascadia Mono" w:hAnsi="Cascadia Mono" w:cs="Cascadia Mono"/>
          <w:color w:val="000000"/>
          <w:lang w:val="en-US"/>
        </w:rPr>
        <w:tab/>
        <w:t>FillConsoleOutputAttribute(hOutput, perple, num, coord, &amp;l);</w:t>
      </w:r>
    </w:p>
    <w:p w:rsidR="00F76B24" w:rsidRPr="00F76B24" w:rsidRDefault="00F76B24" w:rsidP="00F76B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F76B24">
        <w:rPr>
          <w:rFonts w:ascii="Cascadia Mono" w:hAnsi="Cascadia Mono" w:cs="Cascadia Mono"/>
          <w:color w:val="000000"/>
          <w:lang w:val="en-US"/>
        </w:rPr>
        <w:tab/>
      </w:r>
      <w:r w:rsidRPr="00F76B24">
        <w:rPr>
          <w:rFonts w:ascii="Cascadia Mono" w:hAnsi="Cascadia Mono" w:cs="Cascadia Mono"/>
          <w:color w:val="000000"/>
          <w:lang w:val="en-US"/>
        </w:rPr>
        <w:tab/>
        <w:t>coord.Y++;</w:t>
      </w:r>
      <w:r w:rsidRPr="00F76B24">
        <w:rPr>
          <w:rFonts w:ascii="Cascadia Mono" w:hAnsi="Cascadia Mono" w:cs="Cascadia Mono"/>
          <w:color w:val="000000"/>
          <w:lang w:val="en-US"/>
        </w:rPr>
        <w:tab/>
      </w:r>
    </w:p>
    <w:p w:rsidR="00F76B24" w:rsidRPr="00F76B24" w:rsidRDefault="00F76B24" w:rsidP="00F76B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F76B24">
        <w:rPr>
          <w:rFonts w:ascii="Cascadia Mono" w:hAnsi="Cascadia Mono" w:cs="Cascadia Mono"/>
          <w:color w:val="000000"/>
          <w:lang w:val="en-US"/>
        </w:rPr>
        <w:tab/>
        <w:t>}</w:t>
      </w:r>
    </w:p>
    <w:p w:rsidR="00F76B24" w:rsidRPr="00F76B24" w:rsidRDefault="00F76B24" w:rsidP="00F76B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F76B24">
        <w:rPr>
          <w:rFonts w:ascii="Cascadia Mono" w:hAnsi="Cascadia Mono" w:cs="Cascadia Mono"/>
          <w:color w:val="000000"/>
          <w:lang w:val="en-US"/>
        </w:rPr>
        <w:tab/>
        <w:t>SetConsoleCursorPosition(hOutput, coord);</w:t>
      </w:r>
    </w:p>
    <w:p w:rsidR="00F76B24" w:rsidRDefault="00F76B24" w:rsidP="00F76B24">
      <w:pPr>
        <w:rPr>
          <w:rFonts w:ascii="Cascadia Mono" w:hAnsi="Cascadia Mono" w:cs="Cascadia Mono"/>
          <w:color w:val="000000"/>
          <w:lang w:val="ru-RU"/>
        </w:rPr>
      </w:pPr>
      <w:r w:rsidRPr="00F76B24">
        <w:rPr>
          <w:rFonts w:ascii="Cascadia Mono" w:hAnsi="Cascadia Mono" w:cs="Cascadia Mono"/>
          <w:color w:val="000000"/>
          <w:lang w:val="en-US"/>
        </w:rPr>
        <w:tab/>
      </w:r>
      <w:r w:rsidRPr="00F76B24">
        <w:rPr>
          <w:rFonts w:ascii="Cascadia Mono" w:hAnsi="Cascadia Mono" w:cs="Cascadia Mono"/>
          <w:color w:val="000000"/>
          <w:lang w:val="ru-RU"/>
        </w:rPr>
        <w:t>system(</w:t>
      </w:r>
      <w:r w:rsidRPr="00F76B24">
        <w:rPr>
          <w:rFonts w:ascii="Cascadia Mono" w:hAnsi="Cascadia Mono" w:cs="Cascadia Mono"/>
          <w:color w:val="A31515"/>
          <w:lang w:val="ru-RU"/>
        </w:rPr>
        <w:t>"pause"</w:t>
      </w:r>
      <w:r w:rsidRPr="00F76B24">
        <w:rPr>
          <w:rFonts w:ascii="Cascadia Mono" w:hAnsi="Cascadia Mono" w:cs="Cascadia Mono"/>
          <w:color w:val="000000"/>
          <w:lang w:val="ru-RU"/>
        </w:rPr>
        <w:t>);</w:t>
      </w:r>
    </w:p>
    <w:p w:rsidR="00026F50" w:rsidRDefault="00026F50" w:rsidP="00F76B24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Пример выполнения кода:</w:t>
      </w:r>
    </w:p>
    <w:p w:rsidR="00026F50" w:rsidRPr="00026F50" w:rsidRDefault="00026F50" w:rsidP="00F76B24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ru-RU" w:eastAsia="ru-RU"/>
        </w:rPr>
        <w:drawing>
          <wp:inline distT="0" distB="0" distL="0" distR="0">
            <wp:extent cx="4853940" cy="2498351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22-12-30 (5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02" t="23261" r="56130" b="52794"/>
                    <a:stretch/>
                  </pic:blipFill>
                  <pic:spPr bwMode="auto">
                    <a:xfrm>
                      <a:off x="0" y="0"/>
                      <a:ext cx="4898160" cy="2521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6F50" w:rsidRPr="00F76B24" w:rsidRDefault="00026F50" w:rsidP="00F76B24">
      <w:pPr>
        <w:rPr>
          <w:rFonts w:ascii="Times New Roman" w:hAnsi="Times New Roman" w:cs="Times New Roman"/>
          <w:lang w:val="ru-RU"/>
        </w:rPr>
      </w:pPr>
    </w:p>
    <w:p w:rsidR="00E9425F" w:rsidRPr="00B37B1F" w:rsidRDefault="00E9425F" w:rsidP="009F41E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</w:p>
    <w:p w:rsidR="0064029C" w:rsidRDefault="00A40479" w:rsidP="0064029C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Пример использования</w:t>
      </w:r>
    </w:p>
    <w:p w:rsidR="00A40479" w:rsidRDefault="00A40479" w:rsidP="00A4047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WinApi</w:t>
      </w:r>
      <w:r w:rsidRPr="00A4047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консоли можно использовать для множества задач. В основном это работа с текстом, т.к. консоль это текстовый интерфейс. Однако можно делать и небольшие графические программы, по типу </w:t>
      </w: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графиков, диаграмм и так далее. Ниже следует код программы, выводящей диаграмму, построенную по введенным с клавиатуры числам: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40479">
        <w:rPr>
          <w:rFonts w:ascii="Cascadia Mono" w:hAnsi="Cascadia Mono" w:cs="Cascadia Mono"/>
          <w:color w:val="A31515"/>
          <w:sz w:val="19"/>
          <w:szCs w:val="19"/>
          <w:lang w:val="en-US"/>
        </w:rPr>
        <w:t>&lt;windows.h&gt;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40479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40479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4047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WIDTH = 100, HEIGHT = 27;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2B91AF"/>
          <w:sz w:val="19"/>
          <w:szCs w:val="19"/>
          <w:lang w:val="en-US"/>
        </w:rPr>
        <w:t>HANDLE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hOutput = GetStdHandle(</w:t>
      </w:r>
      <w:r w:rsidRPr="00A40479">
        <w:rPr>
          <w:rFonts w:ascii="Cascadia Mono" w:hAnsi="Cascadia Mono" w:cs="Cascadia Mono"/>
          <w:color w:val="6F008A"/>
          <w:sz w:val="19"/>
          <w:szCs w:val="19"/>
          <w:lang w:val="en-US"/>
        </w:rPr>
        <w:t>STD_OUTPUT_HANDLE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2B91AF"/>
          <w:sz w:val="19"/>
          <w:szCs w:val="19"/>
          <w:lang w:val="en-US"/>
        </w:rPr>
        <w:t>HANDLE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hInput = GetStdHandle(</w:t>
      </w:r>
      <w:r w:rsidRPr="00A40479">
        <w:rPr>
          <w:rFonts w:ascii="Cascadia Mono" w:hAnsi="Cascadia Mono" w:cs="Cascadia Mono"/>
          <w:color w:val="6F008A"/>
          <w:sz w:val="19"/>
          <w:szCs w:val="19"/>
          <w:lang w:val="en-US"/>
        </w:rPr>
        <w:t>STD_INPUT_HANDLE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2B91AF"/>
          <w:sz w:val="19"/>
          <w:szCs w:val="19"/>
          <w:lang w:val="en-US"/>
        </w:rPr>
        <w:t>DWORD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l;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2B91AF"/>
          <w:sz w:val="19"/>
          <w:szCs w:val="19"/>
          <w:lang w:val="en-US"/>
        </w:rPr>
        <w:t>COORD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coord;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2B91AF"/>
          <w:sz w:val="19"/>
          <w:szCs w:val="19"/>
          <w:lang w:val="en-US"/>
        </w:rPr>
        <w:t>WORD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colorBl =  </w:t>
      </w:r>
      <w:r w:rsidRPr="00A40479">
        <w:rPr>
          <w:rFonts w:ascii="Cascadia Mono" w:hAnsi="Cascadia Mono" w:cs="Cascadia Mono"/>
          <w:color w:val="6F008A"/>
          <w:sz w:val="19"/>
          <w:szCs w:val="19"/>
          <w:lang w:val="en-US"/>
        </w:rPr>
        <w:t>BACKGROUND_BLUE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 </w:t>
      </w:r>
      <w:r w:rsidRPr="00A40479">
        <w:rPr>
          <w:rFonts w:ascii="Cascadia Mono" w:hAnsi="Cascadia Mono" w:cs="Cascadia Mono"/>
          <w:color w:val="6F008A"/>
          <w:sz w:val="19"/>
          <w:szCs w:val="19"/>
          <w:lang w:val="en-US"/>
        </w:rPr>
        <w:t>BACKGROUND_RED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2B91AF"/>
          <w:sz w:val="19"/>
          <w:szCs w:val="19"/>
          <w:lang w:val="en-US"/>
        </w:rPr>
        <w:t>WORD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white = </w:t>
      </w:r>
      <w:r w:rsidRPr="00A40479">
        <w:rPr>
          <w:rFonts w:ascii="Cascadia Mono" w:hAnsi="Cascadia Mono" w:cs="Cascadia Mono"/>
          <w:color w:val="6F008A"/>
          <w:sz w:val="19"/>
          <w:szCs w:val="19"/>
          <w:lang w:val="en-US"/>
        </w:rPr>
        <w:t>BACKGROUND_GREEN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 </w:t>
      </w:r>
      <w:r w:rsidRPr="00A40479">
        <w:rPr>
          <w:rFonts w:ascii="Cascadia Mono" w:hAnsi="Cascadia Mono" w:cs="Cascadia Mono"/>
          <w:color w:val="6F008A"/>
          <w:sz w:val="19"/>
          <w:szCs w:val="19"/>
          <w:lang w:val="en-US"/>
        </w:rPr>
        <w:t>BACKGROUND_RED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 </w:t>
      </w:r>
      <w:r w:rsidRPr="00A40479">
        <w:rPr>
          <w:rFonts w:ascii="Cascadia Mono" w:hAnsi="Cascadia Mono" w:cs="Cascadia Mono"/>
          <w:color w:val="6F008A"/>
          <w:sz w:val="19"/>
          <w:szCs w:val="19"/>
          <w:lang w:val="en-US"/>
        </w:rPr>
        <w:t>BACKGROUND_BLUE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 </w:t>
      </w:r>
      <w:r w:rsidRPr="00A40479">
        <w:rPr>
          <w:rFonts w:ascii="Cascadia Mono" w:hAnsi="Cascadia Mono" w:cs="Cascadia Mono"/>
          <w:color w:val="6F008A"/>
          <w:sz w:val="19"/>
          <w:szCs w:val="19"/>
          <w:lang w:val="en-US"/>
        </w:rPr>
        <w:t>BACKGROUND_INTENSITY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DrawAxes()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coord </w:t>
      </w:r>
      <w:r w:rsidRPr="00A40479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2,1 };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40479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4047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HEIGHT; i++)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40479">
        <w:rPr>
          <w:rFonts w:ascii="Cascadia Mono" w:hAnsi="Cascadia Mono" w:cs="Cascadia Mono"/>
          <w:color w:val="6F008A"/>
          <w:sz w:val="19"/>
          <w:szCs w:val="19"/>
          <w:lang w:val="en-US"/>
        </w:rPr>
        <w:t>FillConsoleOutputCharacter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>(hOutput, (</w:t>
      </w:r>
      <w:r w:rsidRPr="00A40479">
        <w:rPr>
          <w:rFonts w:ascii="Cascadia Mono" w:hAnsi="Cascadia Mono" w:cs="Cascadia Mono"/>
          <w:color w:val="2B91AF"/>
          <w:sz w:val="19"/>
          <w:szCs w:val="19"/>
          <w:lang w:val="en-US"/>
        </w:rPr>
        <w:t>WCHAR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A40479">
        <w:rPr>
          <w:rFonts w:ascii="Cascadia Mono" w:hAnsi="Cascadia Mono" w:cs="Cascadia Mono"/>
          <w:color w:val="A31515"/>
          <w:sz w:val="19"/>
          <w:szCs w:val="19"/>
          <w:lang w:val="en-US"/>
        </w:rPr>
        <w:t>'|'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>, 1, coord, &amp;l);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coord.Y++;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coord </w:t>
      </w:r>
      <w:r w:rsidRPr="00A40479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2, HEIGHT };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40479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4047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WIDTH; i++)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40479">
        <w:rPr>
          <w:rFonts w:ascii="Cascadia Mono" w:hAnsi="Cascadia Mono" w:cs="Cascadia Mono"/>
          <w:color w:val="6F008A"/>
          <w:sz w:val="19"/>
          <w:szCs w:val="19"/>
          <w:lang w:val="en-US"/>
        </w:rPr>
        <w:t>FillConsoleOutputCharacter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>(hOutput, (</w:t>
      </w:r>
      <w:r w:rsidRPr="00A40479">
        <w:rPr>
          <w:rFonts w:ascii="Cascadia Mono" w:hAnsi="Cascadia Mono" w:cs="Cascadia Mono"/>
          <w:color w:val="2B91AF"/>
          <w:sz w:val="19"/>
          <w:szCs w:val="19"/>
          <w:lang w:val="en-US"/>
        </w:rPr>
        <w:t>WCHAR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A40479">
        <w:rPr>
          <w:rFonts w:ascii="Cascadia Mono" w:hAnsi="Cascadia Mono" w:cs="Cascadia Mono"/>
          <w:color w:val="A31515"/>
          <w:sz w:val="19"/>
          <w:szCs w:val="19"/>
          <w:lang w:val="en-US"/>
        </w:rPr>
        <w:t>'_'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>, 1, coord, &amp;l);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coord.X++;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coord.X = 2;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40479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4047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HEIGHT; i += 9)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coord.Y = i;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40479">
        <w:rPr>
          <w:rFonts w:ascii="Cascadia Mono" w:hAnsi="Cascadia Mono" w:cs="Cascadia Mono"/>
          <w:color w:val="6F008A"/>
          <w:sz w:val="19"/>
          <w:szCs w:val="19"/>
          <w:lang w:val="en-US"/>
        </w:rPr>
        <w:t>FillConsoleOutputCharacter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>(hOutput, (</w:t>
      </w:r>
      <w:r w:rsidRPr="00A40479">
        <w:rPr>
          <w:rFonts w:ascii="Cascadia Mono" w:hAnsi="Cascadia Mono" w:cs="Cascadia Mono"/>
          <w:color w:val="2B91AF"/>
          <w:sz w:val="19"/>
          <w:szCs w:val="19"/>
          <w:lang w:val="en-US"/>
        </w:rPr>
        <w:t>WCHAR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A40479">
        <w:rPr>
          <w:rFonts w:ascii="Cascadia Mono" w:hAnsi="Cascadia Mono" w:cs="Cascadia Mono"/>
          <w:color w:val="A31515"/>
          <w:sz w:val="19"/>
          <w:szCs w:val="19"/>
          <w:lang w:val="en-US"/>
        </w:rPr>
        <w:t>'_'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>, WIDTH, coord, &amp;l);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SetConsoleTextAttribute(hOutput, </w:t>
      </w:r>
      <w:r w:rsidRPr="00A40479">
        <w:rPr>
          <w:rFonts w:ascii="Cascadia Mono" w:hAnsi="Cascadia Mono" w:cs="Cascadia Mono"/>
          <w:color w:val="6F008A"/>
          <w:sz w:val="19"/>
          <w:szCs w:val="19"/>
          <w:lang w:val="en-US"/>
        </w:rPr>
        <w:t>FOREGROUND_BLUE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 </w:t>
      </w:r>
      <w:r w:rsidRPr="00A40479">
        <w:rPr>
          <w:rFonts w:ascii="Cascadia Mono" w:hAnsi="Cascadia Mono" w:cs="Cascadia Mono"/>
          <w:color w:val="6F008A"/>
          <w:sz w:val="19"/>
          <w:szCs w:val="19"/>
          <w:lang w:val="en-US"/>
        </w:rPr>
        <w:t>FOREGROUND_GREEN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 </w:t>
      </w:r>
      <w:r w:rsidRPr="00A40479">
        <w:rPr>
          <w:rFonts w:ascii="Cascadia Mono" w:hAnsi="Cascadia Mono" w:cs="Cascadia Mono"/>
          <w:color w:val="6F008A"/>
          <w:sz w:val="19"/>
          <w:szCs w:val="19"/>
          <w:lang w:val="en-US"/>
        </w:rPr>
        <w:t>FOREGROUND_RED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DrawBlocks(</w:t>
      </w:r>
      <w:r w:rsidRPr="00A4047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40479">
        <w:rPr>
          <w:rFonts w:ascii="Cascadia Mono" w:hAnsi="Cascadia Mono" w:cs="Cascadia Mono"/>
          <w:color w:val="808080"/>
          <w:sz w:val="19"/>
          <w:szCs w:val="19"/>
          <w:lang w:val="en-US"/>
        </w:rPr>
        <w:t>height1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4047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40479">
        <w:rPr>
          <w:rFonts w:ascii="Cascadia Mono" w:hAnsi="Cascadia Mono" w:cs="Cascadia Mono"/>
          <w:color w:val="808080"/>
          <w:sz w:val="19"/>
          <w:szCs w:val="19"/>
          <w:lang w:val="en-US"/>
        </w:rPr>
        <w:t>height2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4047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40479">
        <w:rPr>
          <w:rFonts w:ascii="Cascadia Mono" w:hAnsi="Cascadia Mono" w:cs="Cascadia Mono"/>
          <w:color w:val="808080"/>
          <w:sz w:val="19"/>
          <w:szCs w:val="19"/>
          <w:lang w:val="en-US"/>
        </w:rPr>
        <w:t>height3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coord </w:t>
      </w:r>
      <w:r w:rsidRPr="00A40479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10, HEIGHT };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40479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4047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</w:t>
      </w:r>
      <w:r w:rsidRPr="00A40479">
        <w:rPr>
          <w:rFonts w:ascii="Cascadia Mono" w:hAnsi="Cascadia Mono" w:cs="Cascadia Mono"/>
          <w:color w:val="808080"/>
          <w:sz w:val="19"/>
          <w:szCs w:val="19"/>
          <w:lang w:val="en-US"/>
        </w:rPr>
        <w:t>height1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>; i++)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FillConsoleOutputAttribute(hOutput,colorBl , 10, coord, &amp;l);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coord.Y--;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coord </w:t>
      </w:r>
      <w:r w:rsidRPr="00A40479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40, HEIGHT };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40479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4047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</w:t>
      </w:r>
      <w:r w:rsidRPr="00A40479">
        <w:rPr>
          <w:rFonts w:ascii="Cascadia Mono" w:hAnsi="Cascadia Mono" w:cs="Cascadia Mono"/>
          <w:color w:val="808080"/>
          <w:sz w:val="19"/>
          <w:szCs w:val="19"/>
          <w:lang w:val="en-US"/>
        </w:rPr>
        <w:t>height2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>; i++)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FillConsoleOutputAttribute(hOutput, colorBl, 10, coord, &amp;l);</w:t>
      </w:r>
    </w:p>
    <w:p w:rsid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coord.Y--;</w:t>
      </w:r>
    </w:p>
    <w:p w:rsid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  <w:t>}</w:t>
      </w:r>
    </w:p>
    <w:p w:rsid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coord </w:t>
      </w:r>
      <w:r w:rsidRPr="00A40479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70, HEIGHT };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40479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4047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</w:t>
      </w:r>
      <w:r w:rsidRPr="00A40479">
        <w:rPr>
          <w:rFonts w:ascii="Cascadia Mono" w:hAnsi="Cascadia Mono" w:cs="Cascadia Mono"/>
          <w:color w:val="808080"/>
          <w:sz w:val="19"/>
          <w:szCs w:val="19"/>
          <w:lang w:val="en-US"/>
        </w:rPr>
        <w:t>height3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>; i++)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FillConsoleOutputAttribute(hOutput, colorBl, 10, coord, &amp;l);</w:t>
      </w:r>
    </w:p>
    <w:p w:rsid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coord.Y--;</w:t>
      </w:r>
    </w:p>
    <w:p w:rsid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  <w:t>}</w:t>
      </w:r>
    </w:p>
    <w:p w:rsid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}</w:t>
      </w:r>
    </w:p>
    <w:p w:rsid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PrintNames(</w:t>
      </w:r>
      <w:r w:rsidRPr="00A4047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40479">
        <w:rPr>
          <w:rFonts w:ascii="Cascadia Mono" w:hAnsi="Cascadia Mono" w:cs="Cascadia Mono"/>
          <w:color w:val="808080"/>
          <w:sz w:val="19"/>
          <w:szCs w:val="19"/>
          <w:lang w:val="en-US"/>
        </w:rPr>
        <w:t>height1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4047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40479">
        <w:rPr>
          <w:rFonts w:ascii="Cascadia Mono" w:hAnsi="Cascadia Mono" w:cs="Cascadia Mono"/>
          <w:color w:val="808080"/>
          <w:sz w:val="19"/>
          <w:szCs w:val="19"/>
          <w:lang w:val="en-US"/>
        </w:rPr>
        <w:t>height2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4047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40479">
        <w:rPr>
          <w:rFonts w:ascii="Cascadia Mono" w:hAnsi="Cascadia Mono" w:cs="Cascadia Mono"/>
          <w:color w:val="808080"/>
          <w:sz w:val="19"/>
          <w:szCs w:val="19"/>
          <w:lang w:val="en-US"/>
        </w:rPr>
        <w:t>height3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4047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</w:t>
      </w:r>
      <w:r w:rsidRPr="00A40479">
        <w:rPr>
          <w:rFonts w:ascii="Cascadia Mono" w:hAnsi="Cascadia Mono" w:cs="Cascadia Mono"/>
          <w:color w:val="808080"/>
          <w:sz w:val="19"/>
          <w:szCs w:val="19"/>
          <w:lang w:val="en-US"/>
        </w:rPr>
        <w:t>arr_graph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4047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40479">
        <w:rPr>
          <w:rFonts w:ascii="Cascadia Mono" w:hAnsi="Cascadia Mono" w:cs="Cascadia Mono"/>
          <w:color w:val="808080"/>
          <w:sz w:val="19"/>
          <w:szCs w:val="19"/>
          <w:lang w:val="en-US"/>
        </w:rPr>
        <w:t>section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40479">
        <w:rPr>
          <w:rFonts w:ascii="Cascadia Mono" w:hAnsi="Cascadia Mono" w:cs="Cascadia Mono"/>
          <w:color w:val="008000"/>
          <w:sz w:val="19"/>
          <w:szCs w:val="19"/>
          <w:lang w:val="en-US"/>
        </w:rPr>
        <w:t>//section name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SetConsoleTextAttribute(hOutput,white);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coord </w:t>
      </w:r>
      <w:r w:rsidRPr="00A40479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2,0 };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SetConsoleCursorPosition(hOutput, coord);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A4047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40479">
        <w:rPr>
          <w:rFonts w:ascii="Cascadia Mono" w:hAnsi="Cascadia Mono" w:cs="Cascadia Mono"/>
          <w:color w:val="808080"/>
          <w:sz w:val="19"/>
          <w:szCs w:val="19"/>
          <w:lang w:val="en-US"/>
        </w:rPr>
        <w:t>section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3;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coord </w:t>
      </w:r>
      <w:r w:rsidRPr="00A40479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2, 9 };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SetConsoleCursorPosition(hOutput, coord);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A4047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40479">
        <w:rPr>
          <w:rFonts w:ascii="Cascadia Mono" w:hAnsi="Cascadia Mono" w:cs="Cascadia Mono"/>
          <w:color w:val="808080"/>
          <w:sz w:val="19"/>
          <w:szCs w:val="19"/>
          <w:lang w:val="en-US"/>
        </w:rPr>
        <w:t>section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2;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coord </w:t>
      </w:r>
      <w:r w:rsidRPr="00A40479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2, 18 };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SetConsoleCursorPosition(hOutput, coord);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A4047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40479">
        <w:rPr>
          <w:rFonts w:ascii="Cascadia Mono" w:hAnsi="Cascadia Mono" w:cs="Cascadia Mono"/>
          <w:color w:val="808080"/>
          <w:sz w:val="19"/>
          <w:szCs w:val="19"/>
          <w:lang w:val="en-US"/>
        </w:rPr>
        <w:t>section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40479">
        <w:rPr>
          <w:rFonts w:ascii="Cascadia Mono" w:hAnsi="Cascadia Mono" w:cs="Cascadia Mono"/>
          <w:color w:val="008000"/>
          <w:sz w:val="19"/>
          <w:szCs w:val="19"/>
          <w:lang w:val="en-US"/>
        </w:rPr>
        <w:t>//BLOCKS name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SetConsoleTextAttribute(hOutput, white);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coord </w:t>
      </w:r>
      <w:r w:rsidRPr="00A40479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15,(</w:t>
      </w:r>
      <w:r w:rsidRPr="00A40479">
        <w:rPr>
          <w:rFonts w:ascii="Cascadia Mono" w:hAnsi="Cascadia Mono" w:cs="Cascadia Mono"/>
          <w:color w:val="0000FF"/>
          <w:sz w:val="19"/>
          <w:szCs w:val="19"/>
          <w:lang w:val="en-US"/>
        </w:rPr>
        <w:t>short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)(HEIGHT - </w:t>
      </w:r>
      <w:r w:rsidRPr="00A40479">
        <w:rPr>
          <w:rFonts w:ascii="Cascadia Mono" w:hAnsi="Cascadia Mono" w:cs="Cascadia Mono"/>
          <w:color w:val="808080"/>
          <w:sz w:val="19"/>
          <w:szCs w:val="19"/>
          <w:lang w:val="en-US"/>
        </w:rPr>
        <w:t>height1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>) };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SetConsoleCursorPosition(hOutput, coord);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A4047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40479">
        <w:rPr>
          <w:rFonts w:ascii="Cascadia Mono" w:hAnsi="Cascadia Mono" w:cs="Cascadia Mono"/>
          <w:color w:val="808080"/>
          <w:sz w:val="19"/>
          <w:szCs w:val="19"/>
          <w:lang w:val="en-US"/>
        </w:rPr>
        <w:t>arr_graph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>[0];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coord </w:t>
      </w:r>
      <w:r w:rsidRPr="00A40479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45, (</w:t>
      </w:r>
      <w:r w:rsidRPr="00A40479">
        <w:rPr>
          <w:rFonts w:ascii="Cascadia Mono" w:hAnsi="Cascadia Mono" w:cs="Cascadia Mono"/>
          <w:color w:val="0000FF"/>
          <w:sz w:val="19"/>
          <w:szCs w:val="19"/>
          <w:lang w:val="en-US"/>
        </w:rPr>
        <w:t>short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)(HEIGHT - </w:t>
      </w:r>
      <w:r w:rsidRPr="00A40479">
        <w:rPr>
          <w:rFonts w:ascii="Cascadia Mono" w:hAnsi="Cascadia Mono" w:cs="Cascadia Mono"/>
          <w:color w:val="808080"/>
          <w:sz w:val="19"/>
          <w:szCs w:val="19"/>
          <w:lang w:val="en-US"/>
        </w:rPr>
        <w:t>height2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>) };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SetConsoleCursorPosition(hOutput, coord);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A4047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40479">
        <w:rPr>
          <w:rFonts w:ascii="Cascadia Mono" w:hAnsi="Cascadia Mono" w:cs="Cascadia Mono"/>
          <w:color w:val="808080"/>
          <w:sz w:val="19"/>
          <w:szCs w:val="19"/>
          <w:lang w:val="en-US"/>
        </w:rPr>
        <w:t>arr_graph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>[1];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coord </w:t>
      </w:r>
      <w:r w:rsidRPr="00A40479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75, (</w:t>
      </w:r>
      <w:r w:rsidRPr="00A40479">
        <w:rPr>
          <w:rFonts w:ascii="Cascadia Mono" w:hAnsi="Cascadia Mono" w:cs="Cascadia Mono"/>
          <w:color w:val="0000FF"/>
          <w:sz w:val="19"/>
          <w:szCs w:val="19"/>
          <w:lang w:val="en-US"/>
        </w:rPr>
        <w:t>short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)(HEIGHT - </w:t>
      </w:r>
      <w:r w:rsidRPr="00A40479">
        <w:rPr>
          <w:rFonts w:ascii="Cascadia Mono" w:hAnsi="Cascadia Mono" w:cs="Cascadia Mono"/>
          <w:color w:val="808080"/>
          <w:sz w:val="19"/>
          <w:szCs w:val="19"/>
          <w:lang w:val="en-US"/>
        </w:rPr>
        <w:t>height3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>) };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SetConsoleCursorPosition(hOutput, coord);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A4047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40479">
        <w:rPr>
          <w:rFonts w:ascii="Cascadia Mono" w:hAnsi="Cascadia Mono" w:cs="Cascadia Mono"/>
          <w:color w:val="808080"/>
          <w:sz w:val="19"/>
          <w:szCs w:val="19"/>
          <w:lang w:val="en-US"/>
        </w:rPr>
        <w:t>arr_graph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>[2];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</w:t>
      </w:r>
    </w:p>
    <w:p w:rsid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{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 w:rsidRPr="00A40479">
        <w:rPr>
          <w:rFonts w:ascii="Cascadia Mono" w:hAnsi="Cascadia Mono" w:cs="Cascadia Mono"/>
          <w:color w:val="6F008A"/>
          <w:sz w:val="19"/>
          <w:szCs w:val="19"/>
          <w:lang w:val="en-US"/>
        </w:rPr>
        <w:t>SetConsoleTitle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40479">
        <w:rPr>
          <w:rFonts w:ascii="Cascadia Mono" w:hAnsi="Cascadia Mono" w:cs="Cascadia Mono"/>
          <w:color w:val="A31515"/>
          <w:sz w:val="19"/>
          <w:szCs w:val="19"/>
          <w:lang w:val="en-US"/>
        </w:rPr>
        <w:t>L"Graphics"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SetConsoleCP(1251);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SetConsoleOutputCP(1251);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SetConsoleTextAttribute(hOutput, white);</w:t>
      </w:r>
    </w:p>
    <w:p w:rsid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 w:rsidRPr="00A4047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size = 3;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4047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*arr_graph = (</w:t>
      </w:r>
      <w:r w:rsidRPr="00A4047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*)malloc(size * </w:t>
      </w:r>
      <w:r w:rsidRPr="00A40479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4047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A4047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40479">
        <w:rPr>
          <w:rFonts w:ascii="Cascadia Mono" w:hAnsi="Cascadia Mono" w:cs="Cascadia Mono"/>
          <w:color w:val="A31515"/>
          <w:sz w:val="19"/>
          <w:szCs w:val="19"/>
          <w:lang w:val="en-US"/>
        </w:rPr>
        <w:t>"enter numbers for graphic: "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4047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40479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4047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size; i++)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cin </w:t>
      </w:r>
      <w:r w:rsidRPr="00A40479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arr_graph[i];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system(</w:t>
      </w:r>
      <w:r w:rsidRPr="00A40479">
        <w:rPr>
          <w:rFonts w:ascii="Cascadia Mono" w:hAnsi="Cascadia Mono" w:cs="Cascadia Mono"/>
          <w:color w:val="A31515"/>
          <w:sz w:val="19"/>
          <w:szCs w:val="19"/>
          <w:lang w:val="en-US"/>
        </w:rPr>
        <w:t>"cls"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4047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 = arr_graph[0];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40479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4047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size; i++)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4047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(arr_graph[i] &gt; max)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max = arr_graph[i];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4047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countNum = -1;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4047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 = max;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40479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(num &gt; 0)</w:t>
      </w:r>
    </w:p>
    <w:p w:rsid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{</w:t>
      </w:r>
    </w:p>
    <w:p w:rsid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lastRenderedPageBreak/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  <w:t>num /= 10;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>countNum++;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4047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(max == 4)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max++;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4047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maxG = 0;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4047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(max % 10 != 0)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maxG = floor(max / pow(10, countNum) + 1) * pow(10, countNum);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40479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maxG = max+2;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4047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section = maxG / 3;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40479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scale = </w:t>
      </w:r>
      <w:r w:rsidRPr="00A40479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A40479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>&gt;(9) / section;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4047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height1 = arr_graph[0] * scale;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4047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height2 = arr_graph[1] * scale;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4047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height3 = arr_graph[2] * scale;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DrawAxes();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DrawBlo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cks(height1, height2, height3);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PrintNames(height1, height2, height3, arr_graph, section);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coord </w:t>
      </w:r>
      <w:r w:rsidRPr="00A40479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0, HEIGHT+2 };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SetConsoleCursorPosition(hOutput, coord);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system(</w:t>
      </w:r>
      <w:r w:rsidRPr="00A40479">
        <w:rPr>
          <w:rFonts w:ascii="Cascadia Mono" w:hAnsi="Cascadia Mono" w:cs="Cascadia Mono"/>
          <w:color w:val="A31515"/>
          <w:sz w:val="19"/>
          <w:szCs w:val="19"/>
          <w:lang w:val="en-US"/>
        </w:rPr>
        <w:t>"pause"</w:t>
      </w: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A40479" w:rsidRPr="00A40479" w:rsidRDefault="00A40479" w:rsidP="00A404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free(arr_graph);</w:t>
      </w:r>
    </w:p>
    <w:p w:rsidR="00A40479" w:rsidRDefault="00A40479" w:rsidP="00A40479">
      <w:pPr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}</w:t>
      </w:r>
    </w:p>
    <w:p w:rsidR="00A40479" w:rsidRPr="00A40479" w:rsidRDefault="00A40479" w:rsidP="00A4047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Результат выполнения программы с введенными значениями 45, 23, 56:</w:t>
      </w:r>
    </w:p>
    <w:p w:rsidR="0064029C" w:rsidRDefault="00A40479" w:rsidP="00A40479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4F782D5" wp14:editId="726EBA33">
            <wp:extent cx="5207635" cy="32385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722" t="14595" r="37660" b="26125"/>
                    <a:stretch/>
                  </pic:blipFill>
                  <pic:spPr bwMode="auto">
                    <a:xfrm>
                      <a:off x="0" y="0"/>
                      <a:ext cx="5217933" cy="3244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636C" w:rsidRDefault="00E7636C" w:rsidP="00A40479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E7636C" w:rsidRPr="00896063" w:rsidRDefault="00E7636C" w:rsidP="00A4047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Также можно выводить графики функций. Пример</w:t>
      </w:r>
      <w:r w:rsidR="00896063">
        <w:rPr>
          <w:rFonts w:ascii="Times New Roman" w:hAnsi="Times New Roman" w:cs="Times New Roman"/>
          <w:sz w:val="28"/>
          <w:szCs w:val="28"/>
          <w:lang w:val="ru-RU"/>
        </w:rPr>
        <w:t xml:space="preserve"> построения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графика простейшей линейной функции</w:t>
      </w:r>
      <w:r w:rsidR="00896063">
        <w:rPr>
          <w:rFonts w:ascii="Times New Roman" w:hAnsi="Times New Roman" w:cs="Times New Roman"/>
          <w:sz w:val="28"/>
          <w:szCs w:val="28"/>
          <w:lang w:val="ru-RU"/>
        </w:rPr>
        <w:t xml:space="preserve"> с введенными </w:t>
      </w:r>
      <w:r w:rsidR="00896063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896063" w:rsidRPr="00896063">
        <w:rPr>
          <w:rFonts w:ascii="Times New Roman" w:hAnsi="Times New Roman" w:cs="Times New Roman"/>
          <w:sz w:val="28"/>
          <w:szCs w:val="28"/>
          <w:lang w:val="ru-RU"/>
        </w:rPr>
        <w:t xml:space="preserve">=1, </w:t>
      </w:r>
      <w:r w:rsidR="00896063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896063" w:rsidRPr="00896063">
        <w:rPr>
          <w:rFonts w:ascii="Times New Roman" w:hAnsi="Times New Roman" w:cs="Times New Roman"/>
          <w:sz w:val="28"/>
          <w:szCs w:val="28"/>
          <w:lang w:val="ru-RU"/>
        </w:rPr>
        <w:t>=3:</w:t>
      </w:r>
    </w:p>
    <w:p w:rsidR="00896063" w:rsidRDefault="00896063" w:rsidP="00A40479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896063" w:rsidRPr="00896063" w:rsidRDefault="00896063" w:rsidP="008960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6063">
        <w:rPr>
          <w:rFonts w:ascii="Cascadia Mono" w:hAnsi="Cascadia Mono" w:cs="Cascadia Mono"/>
          <w:color w:val="808080"/>
          <w:sz w:val="19"/>
          <w:szCs w:val="19"/>
          <w:lang w:val="en-US"/>
        </w:rPr>
        <w:lastRenderedPageBreak/>
        <w:t>#include</w:t>
      </w: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96063">
        <w:rPr>
          <w:rFonts w:ascii="Cascadia Mono" w:hAnsi="Cascadia Mono" w:cs="Cascadia Mono"/>
          <w:color w:val="A31515"/>
          <w:sz w:val="19"/>
          <w:szCs w:val="19"/>
          <w:lang w:val="en-US"/>
        </w:rPr>
        <w:t>&lt;windows.h&gt;</w:t>
      </w:r>
    </w:p>
    <w:p w:rsidR="00896063" w:rsidRPr="00896063" w:rsidRDefault="00896063" w:rsidP="008960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6063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96063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:rsidR="00896063" w:rsidRPr="00896063" w:rsidRDefault="00896063" w:rsidP="008960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6063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96063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:rsidR="00896063" w:rsidRPr="00896063" w:rsidRDefault="00896063" w:rsidP="008960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96063" w:rsidRPr="00896063" w:rsidRDefault="00896063" w:rsidP="008960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6063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960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WIDTH = 70, HEIGHT = 50;</w:t>
      </w:r>
    </w:p>
    <w:p w:rsidR="00896063" w:rsidRPr="00896063" w:rsidRDefault="00896063" w:rsidP="008960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96063" w:rsidRPr="00896063" w:rsidRDefault="00896063" w:rsidP="008960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6063">
        <w:rPr>
          <w:rFonts w:ascii="Cascadia Mono" w:hAnsi="Cascadia Mono" w:cs="Cascadia Mono"/>
          <w:color w:val="2B91AF"/>
          <w:sz w:val="19"/>
          <w:szCs w:val="19"/>
          <w:lang w:val="en-US"/>
        </w:rPr>
        <w:t>HANDLE</w:t>
      </w: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hOutput = GetStdHandle(</w:t>
      </w:r>
      <w:r w:rsidRPr="00896063">
        <w:rPr>
          <w:rFonts w:ascii="Cascadia Mono" w:hAnsi="Cascadia Mono" w:cs="Cascadia Mono"/>
          <w:color w:val="6F008A"/>
          <w:sz w:val="19"/>
          <w:szCs w:val="19"/>
          <w:lang w:val="en-US"/>
        </w:rPr>
        <w:t>STD_OUTPUT_HANDLE</w:t>
      </w: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896063" w:rsidRPr="00896063" w:rsidRDefault="00896063" w:rsidP="008960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6063">
        <w:rPr>
          <w:rFonts w:ascii="Cascadia Mono" w:hAnsi="Cascadia Mono" w:cs="Cascadia Mono"/>
          <w:color w:val="2B91AF"/>
          <w:sz w:val="19"/>
          <w:szCs w:val="19"/>
          <w:lang w:val="en-US"/>
        </w:rPr>
        <w:t>HANDLE</w:t>
      </w: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hInput = GetStdHandle(</w:t>
      </w:r>
      <w:r w:rsidRPr="00896063">
        <w:rPr>
          <w:rFonts w:ascii="Cascadia Mono" w:hAnsi="Cascadia Mono" w:cs="Cascadia Mono"/>
          <w:color w:val="6F008A"/>
          <w:sz w:val="19"/>
          <w:szCs w:val="19"/>
          <w:lang w:val="en-US"/>
        </w:rPr>
        <w:t>STD_INPUT_HANDLE</w:t>
      </w: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896063" w:rsidRPr="00896063" w:rsidRDefault="00896063" w:rsidP="008960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6063">
        <w:rPr>
          <w:rFonts w:ascii="Cascadia Mono" w:hAnsi="Cascadia Mono" w:cs="Cascadia Mono"/>
          <w:color w:val="2B91AF"/>
          <w:sz w:val="19"/>
          <w:szCs w:val="19"/>
          <w:lang w:val="en-US"/>
        </w:rPr>
        <w:t>COORD</w:t>
      </w: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coord;</w:t>
      </w:r>
    </w:p>
    <w:p w:rsidR="00896063" w:rsidRPr="00896063" w:rsidRDefault="00896063" w:rsidP="008960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6063">
        <w:rPr>
          <w:rFonts w:ascii="Cascadia Mono" w:hAnsi="Cascadia Mono" w:cs="Cascadia Mono"/>
          <w:color w:val="2B91AF"/>
          <w:sz w:val="19"/>
          <w:szCs w:val="19"/>
          <w:lang w:val="en-US"/>
        </w:rPr>
        <w:t>DWORD</w:t>
      </w: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l;</w:t>
      </w:r>
    </w:p>
    <w:p w:rsidR="00896063" w:rsidRPr="00896063" w:rsidRDefault="00896063" w:rsidP="008960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96063" w:rsidRPr="00896063" w:rsidRDefault="00896063" w:rsidP="008960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6063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DrawAxes()</w:t>
      </w:r>
    </w:p>
    <w:p w:rsidR="00896063" w:rsidRPr="00896063" w:rsidRDefault="00896063" w:rsidP="008960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896063" w:rsidRPr="00896063" w:rsidRDefault="00896063" w:rsidP="008960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coord </w:t>
      </w:r>
      <w:r w:rsidRPr="00896063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35,1 };</w:t>
      </w:r>
    </w:p>
    <w:p w:rsidR="00896063" w:rsidRPr="00896063" w:rsidRDefault="00896063" w:rsidP="008960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96063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8960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HEIGHT; i++)</w:t>
      </w:r>
    </w:p>
    <w:p w:rsidR="00896063" w:rsidRPr="00896063" w:rsidRDefault="00896063" w:rsidP="008960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896063" w:rsidRPr="00896063" w:rsidRDefault="00896063" w:rsidP="008960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96063">
        <w:rPr>
          <w:rFonts w:ascii="Cascadia Mono" w:hAnsi="Cascadia Mono" w:cs="Cascadia Mono"/>
          <w:color w:val="6F008A"/>
          <w:sz w:val="19"/>
          <w:szCs w:val="19"/>
          <w:lang w:val="en-US"/>
        </w:rPr>
        <w:t>FillConsoleOutputCharacter</w:t>
      </w: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>(hOutput, (</w:t>
      </w:r>
      <w:r w:rsidRPr="00896063">
        <w:rPr>
          <w:rFonts w:ascii="Cascadia Mono" w:hAnsi="Cascadia Mono" w:cs="Cascadia Mono"/>
          <w:color w:val="2B91AF"/>
          <w:sz w:val="19"/>
          <w:szCs w:val="19"/>
          <w:lang w:val="en-US"/>
        </w:rPr>
        <w:t>WCHAR</w:t>
      </w: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896063">
        <w:rPr>
          <w:rFonts w:ascii="Cascadia Mono" w:hAnsi="Cascadia Mono" w:cs="Cascadia Mono"/>
          <w:color w:val="A31515"/>
          <w:sz w:val="19"/>
          <w:szCs w:val="19"/>
          <w:lang w:val="en-US"/>
        </w:rPr>
        <w:t>'|'</w:t>
      </w: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>, 1, coord, &amp;l);</w:t>
      </w:r>
    </w:p>
    <w:p w:rsidR="00896063" w:rsidRPr="00896063" w:rsidRDefault="00896063" w:rsidP="008960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coord.Y++;</w:t>
      </w:r>
    </w:p>
    <w:p w:rsidR="00896063" w:rsidRPr="00896063" w:rsidRDefault="00896063" w:rsidP="008960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896063" w:rsidRPr="00896063" w:rsidRDefault="00896063" w:rsidP="008960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coord </w:t>
      </w:r>
      <w:r w:rsidRPr="00896063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1, 25 };</w:t>
      </w:r>
    </w:p>
    <w:p w:rsidR="00896063" w:rsidRPr="00896063" w:rsidRDefault="00896063" w:rsidP="008960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96063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8960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WIDTH; i++)</w:t>
      </w:r>
    </w:p>
    <w:p w:rsidR="00896063" w:rsidRPr="00896063" w:rsidRDefault="00896063" w:rsidP="008960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896063" w:rsidRPr="00896063" w:rsidRDefault="00896063" w:rsidP="008960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96063">
        <w:rPr>
          <w:rFonts w:ascii="Cascadia Mono" w:hAnsi="Cascadia Mono" w:cs="Cascadia Mono"/>
          <w:color w:val="6F008A"/>
          <w:sz w:val="19"/>
          <w:szCs w:val="19"/>
          <w:lang w:val="en-US"/>
        </w:rPr>
        <w:t>FillConsoleOutputCharacter</w:t>
      </w: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>(hOutput, (</w:t>
      </w:r>
      <w:r w:rsidRPr="00896063">
        <w:rPr>
          <w:rFonts w:ascii="Cascadia Mono" w:hAnsi="Cascadia Mono" w:cs="Cascadia Mono"/>
          <w:color w:val="2B91AF"/>
          <w:sz w:val="19"/>
          <w:szCs w:val="19"/>
          <w:lang w:val="en-US"/>
        </w:rPr>
        <w:t>WCHAR</w:t>
      </w: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896063">
        <w:rPr>
          <w:rFonts w:ascii="Cascadia Mono" w:hAnsi="Cascadia Mono" w:cs="Cascadia Mono"/>
          <w:color w:val="A31515"/>
          <w:sz w:val="19"/>
          <w:szCs w:val="19"/>
          <w:lang w:val="en-US"/>
        </w:rPr>
        <w:t>'_'</w:t>
      </w: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>, 1, coord, &amp;l);</w:t>
      </w:r>
    </w:p>
    <w:p w:rsidR="00896063" w:rsidRPr="00896063" w:rsidRDefault="00896063" w:rsidP="008960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coord.X++;</w:t>
      </w:r>
    </w:p>
    <w:p w:rsidR="00896063" w:rsidRPr="00896063" w:rsidRDefault="00896063" w:rsidP="008960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896063" w:rsidRPr="00896063" w:rsidRDefault="00896063" w:rsidP="008960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896063" w:rsidRPr="00896063" w:rsidRDefault="00896063" w:rsidP="008960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60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</w:t>
      </w:r>
    </w:p>
    <w:p w:rsidR="00896063" w:rsidRPr="00896063" w:rsidRDefault="00896063" w:rsidP="008960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896063" w:rsidRPr="00896063" w:rsidRDefault="00896063" w:rsidP="008960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:rsidR="00896063" w:rsidRPr="00896063" w:rsidRDefault="00896063" w:rsidP="008960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960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, b;</w:t>
      </w:r>
    </w:p>
    <w:p w:rsidR="00896063" w:rsidRPr="00896063" w:rsidRDefault="00896063" w:rsidP="008960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89606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96063">
        <w:rPr>
          <w:rFonts w:ascii="Cascadia Mono" w:hAnsi="Cascadia Mono" w:cs="Cascadia Mono"/>
          <w:color w:val="A31515"/>
          <w:sz w:val="19"/>
          <w:szCs w:val="19"/>
          <w:lang w:val="en-US"/>
        </w:rPr>
        <w:t>"enter k and b:"</w:t>
      </w: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9606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896063" w:rsidRPr="00896063" w:rsidRDefault="00896063" w:rsidP="008960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cin </w:t>
      </w:r>
      <w:r w:rsidRPr="00896063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</w:t>
      </w:r>
      <w:r w:rsidRPr="00896063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b;</w:t>
      </w:r>
    </w:p>
    <w:p w:rsidR="00896063" w:rsidRPr="00896063" w:rsidRDefault="00896063" w:rsidP="008960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system(</w:t>
      </w:r>
      <w:r w:rsidRPr="00896063">
        <w:rPr>
          <w:rFonts w:ascii="Cascadia Mono" w:hAnsi="Cascadia Mono" w:cs="Cascadia Mono"/>
          <w:color w:val="A31515"/>
          <w:sz w:val="19"/>
          <w:szCs w:val="19"/>
          <w:lang w:val="en-US"/>
        </w:rPr>
        <w:t>"cls"</w:t>
      </w: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896063" w:rsidRPr="00896063" w:rsidRDefault="00896063" w:rsidP="008960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960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 = 0, y = 0;</w:t>
      </w:r>
    </w:p>
    <w:p w:rsidR="00896063" w:rsidRPr="00896063" w:rsidRDefault="00896063" w:rsidP="008960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DrawAxes();</w:t>
      </w:r>
    </w:p>
    <w:p w:rsidR="00896063" w:rsidRPr="00896063" w:rsidRDefault="00896063" w:rsidP="008960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96063" w:rsidRPr="00896063" w:rsidRDefault="00896063" w:rsidP="008960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:rsidR="00896063" w:rsidRPr="00896063" w:rsidRDefault="00896063" w:rsidP="008960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coord </w:t>
      </w:r>
      <w:r w:rsidRPr="00896063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80, 20 };</w:t>
      </w:r>
    </w:p>
    <w:p w:rsidR="00896063" w:rsidRPr="00896063" w:rsidRDefault="00896063" w:rsidP="008960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SetConsoleCursorPosition(hOutput, coord);</w:t>
      </w:r>
    </w:p>
    <w:p w:rsidR="00896063" w:rsidRPr="00896063" w:rsidRDefault="00896063" w:rsidP="008960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89606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96063">
        <w:rPr>
          <w:rFonts w:ascii="Cascadia Mono" w:hAnsi="Cascadia Mono" w:cs="Cascadia Mono"/>
          <w:color w:val="A31515"/>
          <w:sz w:val="19"/>
          <w:szCs w:val="19"/>
          <w:lang w:val="en-US"/>
        </w:rPr>
        <w:t>"k="</w:t>
      </w: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9606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</w:t>
      </w:r>
      <w:r w:rsidRPr="0089606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96063">
        <w:rPr>
          <w:rFonts w:ascii="Cascadia Mono" w:hAnsi="Cascadia Mono" w:cs="Cascadia Mono"/>
          <w:color w:val="A31515"/>
          <w:sz w:val="19"/>
          <w:szCs w:val="19"/>
          <w:lang w:val="en-US"/>
        </w:rPr>
        <w:t>" b="</w:t>
      </w: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9606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b;</w:t>
      </w:r>
    </w:p>
    <w:p w:rsidR="00896063" w:rsidRPr="00896063" w:rsidRDefault="00896063" w:rsidP="008960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96063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8960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 = 0; x &lt; WIDTH; x++)</w:t>
      </w:r>
    </w:p>
    <w:p w:rsidR="00896063" w:rsidRPr="00896063" w:rsidRDefault="00896063" w:rsidP="008960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896063" w:rsidRPr="00896063" w:rsidRDefault="00896063" w:rsidP="008960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y = k*x + b;</w:t>
      </w:r>
    </w:p>
    <w:p w:rsidR="00896063" w:rsidRPr="00896063" w:rsidRDefault="00896063" w:rsidP="008960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coord </w:t>
      </w:r>
      <w:r w:rsidRPr="00896063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(</w:t>
      </w:r>
      <w:r w:rsidRPr="00896063">
        <w:rPr>
          <w:rFonts w:ascii="Cascadia Mono" w:hAnsi="Cascadia Mono" w:cs="Cascadia Mono"/>
          <w:color w:val="0000FF"/>
          <w:sz w:val="19"/>
          <w:szCs w:val="19"/>
          <w:lang w:val="en-US"/>
        </w:rPr>
        <w:t>short</w:t>
      </w: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>)x, (</w:t>
      </w:r>
      <w:r w:rsidRPr="00896063">
        <w:rPr>
          <w:rFonts w:ascii="Cascadia Mono" w:hAnsi="Cascadia Mono" w:cs="Cascadia Mono"/>
          <w:color w:val="0000FF"/>
          <w:sz w:val="19"/>
          <w:szCs w:val="19"/>
          <w:lang w:val="en-US"/>
        </w:rPr>
        <w:t>short</w:t>
      </w: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>)y };</w:t>
      </w:r>
    </w:p>
    <w:p w:rsidR="00896063" w:rsidRPr="00896063" w:rsidRDefault="00896063" w:rsidP="008960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96063">
        <w:rPr>
          <w:rFonts w:ascii="Cascadia Mono" w:hAnsi="Cascadia Mono" w:cs="Cascadia Mono"/>
          <w:color w:val="6F008A"/>
          <w:sz w:val="19"/>
          <w:szCs w:val="19"/>
          <w:lang w:val="en-US"/>
        </w:rPr>
        <w:t>FillConsoleOutputCharacter</w:t>
      </w: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>(hOutput, (</w:t>
      </w:r>
      <w:r w:rsidRPr="00896063">
        <w:rPr>
          <w:rFonts w:ascii="Cascadia Mono" w:hAnsi="Cascadia Mono" w:cs="Cascadia Mono"/>
          <w:color w:val="2B91AF"/>
          <w:sz w:val="19"/>
          <w:szCs w:val="19"/>
          <w:lang w:val="en-US"/>
        </w:rPr>
        <w:t>WCHAR</w:t>
      </w: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896063">
        <w:rPr>
          <w:rFonts w:ascii="Cascadia Mono" w:hAnsi="Cascadia Mono" w:cs="Cascadia Mono"/>
          <w:color w:val="A31515"/>
          <w:sz w:val="19"/>
          <w:szCs w:val="19"/>
          <w:lang w:val="en-US"/>
        </w:rPr>
        <w:t>'.'</w:t>
      </w: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>, 1, coord, &amp;l);</w:t>
      </w:r>
    </w:p>
    <w:p w:rsidR="00896063" w:rsidRPr="00896063" w:rsidRDefault="00896063" w:rsidP="008960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96063" w:rsidRPr="00896063" w:rsidRDefault="00896063" w:rsidP="008960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896063" w:rsidRPr="00896063" w:rsidRDefault="00896063" w:rsidP="008960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96063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8960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 = WIDTH; x &gt; 35; x--)</w:t>
      </w:r>
    </w:p>
    <w:p w:rsidR="00896063" w:rsidRPr="00896063" w:rsidRDefault="00896063" w:rsidP="008960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896063" w:rsidRPr="00896063" w:rsidRDefault="00896063" w:rsidP="008960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y = k*x + b;</w:t>
      </w:r>
    </w:p>
    <w:p w:rsidR="00896063" w:rsidRPr="00896063" w:rsidRDefault="00896063" w:rsidP="008960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coord </w:t>
      </w:r>
      <w:r w:rsidRPr="00896063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(</w:t>
      </w:r>
      <w:r w:rsidRPr="00896063">
        <w:rPr>
          <w:rFonts w:ascii="Cascadia Mono" w:hAnsi="Cascadia Mono" w:cs="Cascadia Mono"/>
          <w:color w:val="0000FF"/>
          <w:sz w:val="19"/>
          <w:szCs w:val="19"/>
          <w:lang w:val="en-US"/>
        </w:rPr>
        <w:t>short</w:t>
      </w: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>)x, (</w:t>
      </w:r>
      <w:r w:rsidRPr="00896063">
        <w:rPr>
          <w:rFonts w:ascii="Cascadia Mono" w:hAnsi="Cascadia Mono" w:cs="Cascadia Mono"/>
          <w:color w:val="0000FF"/>
          <w:sz w:val="19"/>
          <w:szCs w:val="19"/>
          <w:lang w:val="en-US"/>
        </w:rPr>
        <w:t>short</w:t>
      </w: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>)y };</w:t>
      </w:r>
    </w:p>
    <w:p w:rsidR="00896063" w:rsidRPr="00896063" w:rsidRDefault="00896063" w:rsidP="008960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96063">
        <w:rPr>
          <w:rFonts w:ascii="Cascadia Mono" w:hAnsi="Cascadia Mono" w:cs="Cascadia Mono"/>
          <w:color w:val="6F008A"/>
          <w:sz w:val="19"/>
          <w:szCs w:val="19"/>
          <w:lang w:val="en-US"/>
        </w:rPr>
        <w:t>FillConsoleOutputCharacter</w:t>
      </w: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>(hOutput, (</w:t>
      </w:r>
      <w:r w:rsidRPr="00896063">
        <w:rPr>
          <w:rFonts w:ascii="Cascadia Mono" w:hAnsi="Cascadia Mono" w:cs="Cascadia Mono"/>
          <w:color w:val="2B91AF"/>
          <w:sz w:val="19"/>
          <w:szCs w:val="19"/>
          <w:lang w:val="en-US"/>
        </w:rPr>
        <w:t>WCHAR</w:t>
      </w: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896063">
        <w:rPr>
          <w:rFonts w:ascii="Cascadia Mono" w:hAnsi="Cascadia Mono" w:cs="Cascadia Mono"/>
          <w:color w:val="A31515"/>
          <w:sz w:val="19"/>
          <w:szCs w:val="19"/>
          <w:lang w:val="en-US"/>
        </w:rPr>
        <w:t>'.'</w:t>
      </w: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>, 1, coord, &amp;l);</w:t>
      </w:r>
    </w:p>
    <w:p w:rsidR="00896063" w:rsidRPr="00896063" w:rsidRDefault="00896063" w:rsidP="008960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896063" w:rsidRPr="00896063" w:rsidRDefault="00896063" w:rsidP="008960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96063" w:rsidRPr="00896063" w:rsidRDefault="00896063" w:rsidP="008960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coord </w:t>
      </w:r>
      <w:r w:rsidRPr="00896063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0, HEIGHT + 2 };</w:t>
      </w:r>
    </w:p>
    <w:p w:rsidR="00896063" w:rsidRPr="00896063" w:rsidRDefault="00896063" w:rsidP="008960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SetConsoleCursorPosition(hOutput, coord);</w:t>
      </w:r>
    </w:p>
    <w:p w:rsidR="00896063" w:rsidRDefault="00896063" w:rsidP="008960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8960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system(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"pause"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);</w:t>
      </w:r>
    </w:p>
    <w:p w:rsidR="00896063" w:rsidRDefault="00896063" w:rsidP="00896063">
      <w:pPr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}</w:t>
      </w:r>
    </w:p>
    <w:p w:rsidR="00896063" w:rsidRDefault="00896063" w:rsidP="00896063">
      <w:pPr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:rsidR="00896063" w:rsidRDefault="00896063" w:rsidP="00896063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Результат:</w:t>
      </w:r>
    </w:p>
    <w:p w:rsidR="00896063" w:rsidRDefault="00896063" w:rsidP="0089606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3832860" cy="4642284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22-12-30 (7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71" t="4333" r="46124" b="6727"/>
                    <a:stretch/>
                  </pic:blipFill>
                  <pic:spPr bwMode="auto">
                    <a:xfrm>
                      <a:off x="0" y="0"/>
                      <a:ext cx="3839777" cy="4650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6063" w:rsidRDefault="00896063" w:rsidP="00896063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896063" w:rsidRDefault="00896063" w:rsidP="00896063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Вывод</w:t>
      </w:r>
    </w:p>
    <w:p w:rsidR="00896063" w:rsidRPr="00896063" w:rsidRDefault="00896063" w:rsidP="00896063">
      <w:pPr>
        <w:rPr>
          <w:rFonts w:ascii="Times New Roman" w:hAnsi="Times New Roman" w:cs="Times New Roman"/>
          <w:sz w:val="28"/>
          <w:szCs w:val="28"/>
          <w:lang w:val="ru-RU"/>
          <w:rPrChange w:id="4" w:author="VivoBook" w:date="2022-12-29T22:06:00Z">
            <w:rPr>
              <w:rFonts w:ascii="Times New Roman" w:hAnsi="Times New Roman" w:cs="Times New Roman"/>
              <w:b/>
              <w:sz w:val="28"/>
              <w:szCs w:val="28"/>
              <w:lang w:val="ru-RU"/>
            </w:rPr>
          </w:rPrChange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WinAPI</w:t>
      </w:r>
      <w:r w:rsidRPr="0089606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 настоящее время в основном используются для написания оконных приложений, однако и для консольных их функционал велик.</w:t>
      </w:r>
    </w:p>
    <w:sectPr w:rsidR="00896063" w:rsidRPr="00896063" w:rsidSect="00440785">
      <w:footerReference w:type="default" r:id="rId13"/>
      <w:pgSz w:w="11906" w:h="16838"/>
      <w:pgMar w:top="1134" w:right="850" w:bottom="1134" w:left="1701" w:header="567" w:footer="56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D364F" w:rsidRDefault="00CD364F" w:rsidP="00440785">
      <w:pPr>
        <w:spacing w:after="0" w:line="240" w:lineRule="auto"/>
      </w:pPr>
      <w:r>
        <w:separator/>
      </w:r>
    </w:p>
  </w:endnote>
  <w:endnote w:type="continuationSeparator" w:id="0">
    <w:p w:rsidR="00CD364F" w:rsidRDefault="00CD364F" w:rsidP="004407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44963884"/>
      <w:docPartObj>
        <w:docPartGallery w:val="Page Numbers (Bottom of Page)"/>
        <w:docPartUnique/>
      </w:docPartObj>
    </w:sdtPr>
    <w:sdtContent>
      <w:p w:rsidR="00440785" w:rsidRDefault="00440785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96063" w:rsidRPr="00896063">
          <w:rPr>
            <w:noProof/>
            <w:lang w:val="ru-RU"/>
          </w:rPr>
          <w:t>1</w:t>
        </w:r>
        <w:r>
          <w:fldChar w:fldCharType="end"/>
        </w:r>
      </w:p>
    </w:sdtContent>
  </w:sdt>
  <w:p w:rsidR="00440785" w:rsidRDefault="00440785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D364F" w:rsidRDefault="00CD364F" w:rsidP="00440785">
      <w:pPr>
        <w:spacing w:after="0" w:line="240" w:lineRule="auto"/>
      </w:pPr>
      <w:r>
        <w:separator/>
      </w:r>
    </w:p>
  </w:footnote>
  <w:footnote w:type="continuationSeparator" w:id="0">
    <w:p w:rsidR="00CD364F" w:rsidRDefault="00CD364F" w:rsidP="004407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3E6391"/>
    <w:multiLevelType w:val="hybridMultilevel"/>
    <w:tmpl w:val="EA30CB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BA5080E"/>
    <w:multiLevelType w:val="hybridMultilevel"/>
    <w:tmpl w:val="78C6C84A"/>
    <w:lvl w:ilvl="0" w:tplc="58C635EE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VivoBook">
    <w15:presenceInfo w15:providerId="Windows Live" w15:userId="80914e3919f2211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735D"/>
    <w:rsid w:val="00026F50"/>
    <w:rsid w:val="00044B1C"/>
    <w:rsid w:val="001A0B70"/>
    <w:rsid w:val="001E2E78"/>
    <w:rsid w:val="001E3697"/>
    <w:rsid w:val="00247FAE"/>
    <w:rsid w:val="00262734"/>
    <w:rsid w:val="002C710D"/>
    <w:rsid w:val="00315777"/>
    <w:rsid w:val="00380EB0"/>
    <w:rsid w:val="003A21AC"/>
    <w:rsid w:val="003E5C11"/>
    <w:rsid w:val="003E6FC6"/>
    <w:rsid w:val="00440785"/>
    <w:rsid w:val="004938A5"/>
    <w:rsid w:val="004C5400"/>
    <w:rsid w:val="0064029C"/>
    <w:rsid w:val="00673BEA"/>
    <w:rsid w:val="006B403E"/>
    <w:rsid w:val="0072487B"/>
    <w:rsid w:val="00724BF5"/>
    <w:rsid w:val="007B0406"/>
    <w:rsid w:val="007C735D"/>
    <w:rsid w:val="00884CBF"/>
    <w:rsid w:val="00896063"/>
    <w:rsid w:val="00950612"/>
    <w:rsid w:val="009F41E7"/>
    <w:rsid w:val="00A40479"/>
    <w:rsid w:val="00A550C3"/>
    <w:rsid w:val="00B37B1F"/>
    <w:rsid w:val="00B435AF"/>
    <w:rsid w:val="00BB0292"/>
    <w:rsid w:val="00C278BE"/>
    <w:rsid w:val="00C65DC3"/>
    <w:rsid w:val="00CA4C90"/>
    <w:rsid w:val="00CC4C65"/>
    <w:rsid w:val="00CD364F"/>
    <w:rsid w:val="00CE0445"/>
    <w:rsid w:val="00CE4762"/>
    <w:rsid w:val="00DA58A1"/>
    <w:rsid w:val="00E44149"/>
    <w:rsid w:val="00E7636C"/>
    <w:rsid w:val="00E9425F"/>
    <w:rsid w:val="00F76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69DB5FA-8101-41D7-B828-2733BB165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B403E"/>
    <w:pPr>
      <w:spacing w:line="256" w:lineRule="auto"/>
    </w:pPr>
    <w:rPr>
      <w:lang w:val="ru-BY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627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1E2E78"/>
    <w:pPr>
      <w:ind w:left="720"/>
      <w:contextualSpacing/>
    </w:pPr>
  </w:style>
  <w:style w:type="character" w:styleId="a5">
    <w:name w:val="line number"/>
    <w:basedOn w:val="a0"/>
    <w:uiPriority w:val="99"/>
    <w:semiHidden/>
    <w:unhideWhenUsed/>
    <w:rsid w:val="00440785"/>
  </w:style>
  <w:style w:type="paragraph" w:styleId="a6">
    <w:name w:val="header"/>
    <w:basedOn w:val="a"/>
    <w:link w:val="a7"/>
    <w:uiPriority w:val="99"/>
    <w:unhideWhenUsed/>
    <w:rsid w:val="0044078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440785"/>
    <w:rPr>
      <w:lang w:val="ru-BY"/>
    </w:rPr>
  </w:style>
  <w:style w:type="paragraph" w:styleId="a8">
    <w:name w:val="footer"/>
    <w:basedOn w:val="a"/>
    <w:link w:val="a9"/>
    <w:uiPriority w:val="99"/>
    <w:unhideWhenUsed/>
    <w:rsid w:val="0044078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440785"/>
    <w:rPr>
      <w:lang w:val="ru-BY"/>
    </w:rPr>
  </w:style>
  <w:style w:type="paragraph" w:styleId="aa">
    <w:name w:val="Balloon Text"/>
    <w:basedOn w:val="a"/>
    <w:link w:val="ab"/>
    <w:uiPriority w:val="99"/>
    <w:semiHidden/>
    <w:unhideWhenUsed/>
    <w:rsid w:val="00E4414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E44149"/>
    <w:rPr>
      <w:rFonts w:ascii="Segoe UI" w:hAnsi="Segoe UI" w:cs="Segoe UI"/>
      <w:sz w:val="18"/>
      <w:szCs w:val="18"/>
      <w:lang w:val="ru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3150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microsoft.com/office/2011/relationships/people" Target="peop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720</TotalTime>
  <Pages>11</Pages>
  <Words>1550</Words>
  <Characters>8838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10368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VivoBook</dc:creator>
  <cp:keywords/>
  <dc:description/>
  <cp:lastModifiedBy>VivoBook</cp:lastModifiedBy>
  <cp:revision>3</cp:revision>
  <dcterms:created xsi:type="dcterms:W3CDTF">2022-12-28T21:17:00Z</dcterms:created>
  <dcterms:modified xsi:type="dcterms:W3CDTF">2022-12-30T02:59:00Z</dcterms:modified>
</cp:coreProperties>
</file>